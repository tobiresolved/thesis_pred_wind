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D325D7" w14:textId="77777777" w:rsidR="00A76B7C" w:rsidRPr="00CC6C0D" w:rsidRDefault="00FC345D" w:rsidP="00D519FD">
      <w:pPr>
        <w:rPr>
          <w:rFonts w:cs="Times New Roman"/>
          <w:sz w:val="50"/>
          <w:szCs w:val="50"/>
        </w:rPr>
      </w:pPr>
      <w:r w:rsidRPr="00CC6C0D">
        <w:rPr>
          <w:noProof/>
          <w:lang w:eastAsia="de-DE"/>
        </w:rPr>
        <w:drawing>
          <wp:anchor distT="0" distB="0" distL="0" distR="0" simplePos="0" relativeHeight="251658240" behindDoc="0" locked="0" layoutInCell="1" allowOverlap="0" wp14:anchorId="214FE3EF" wp14:editId="10E81E4B">
            <wp:simplePos x="0" y="0"/>
            <wp:positionH relativeFrom="margin">
              <wp:align>right</wp:align>
            </wp:positionH>
            <wp:positionV relativeFrom="line">
              <wp:posOffset>0</wp:posOffset>
            </wp:positionV>
            <wp:extent cx="1433766" cy="900000"/>
            <wp:effectExtent l="0" t="0" r="0" b="0"/>
            <wp:wrapSquare wrapText="bothSides"/>
            <wp:docPr id="2" name="Grafik 2" descr="http://people.aifb.kit.edu/amo/ecir2015/images/ai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eople.aifb.kit.edu/amo/ecir2015/images/aif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3766"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9FD" w:rsidRPr="00CC6C0D">
        <w:rPr>
          <w:noProof/>
          <w:lang w:eastAsia="de-DE"/>
        </w:rPr>
        <w:drawing>
          <wp:inline distT="0" distB="0" distL="0" distR="0" wp14:anchorId="33DEEE40" wp14:editId="0A66E046">
            <wp:extent cx="1800000" cy="900000"/>
            <wp:effectExtent l="0" t="0" r="0" b="0"/>
            <wp:docPr id="1" name="Grafik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900000"/>
                    </a:xfrm>
                    <a:prstGeom prst="rect">
                      <a:avLst/>
                    </a:prstGeom>
                    <a:noFill/>
                    <a:ln>
                      <a:noFill/>
                    </a:ln>
                  </pic:spPr>
                </pic:pic>
              </a:graphicData>
            </a:graphic>
          </wp:inline>
        </w:drawing>
      </w:r>
    </w:p>
    <w:p w14:paraId="075F9754" w14:textId="77777777" w:rsidR="004855AE" w:rsidRPr="00CC6C0D" w:rsidRDefault="004855AE" w:rsidP="000A0C16">
      <w:pPr>
        <w:spacing w:before="120"/>
        <w:jc w:val="center"/>
        <w:rPr>
          <w:rFonts w:cs="Times New Roman"/>
          <w:sz w:val="20"/>
          <w:szCs w:val="50"/>
        </w:rPr>
      </w:pPr>
    </w:p>
    <w:p w14:paraId="793D2C68" w14:textId="77777777" w:rsidR="00240E07" w:rsidRPr="00CC6C0D" w:rsidRDefault="00DB6AAA" w:rsidP="000A0C16">
      <w:pPr>
        <w:spacing w:before="120"/>
        <w:jc w:val="center"/>
        <w:rPr>
          <w:rFonts w:cs="Times New Roman"/>
          <w:sz w:val="20"/>
          <w:szCs w:val="50"/>
        </w:rPr>
      </w:pPr>
      <w:r w:rsidRPr="00CC6C0D">
        <w:rPr>
          <w:rFonts w:cs="Times New Roman"/>
          <w:sz w:val="20"/>
          <w:szCs w:val="50"/>
        </w:rPr>
        <w:t xml:space="preserve"> </w:t>
      </w:r>
    </w:p>
    <w:p w14:paraId="3ADD8925" w14:textId="03801F44" w:rsidR="00240E07" w:rsidRPr="00CC6C0D" w:rsidRDefault="00CC6C0D" w:rsidP="000A0C16">
      <w:pPr>
        <w:spacing w:before="120"/>
        <w:jc w:val="center"/>
        <w:rPr>
          <w:rFonts w:cs="Times New Roman"/>
          <w:b/>
          <w:sz w:val="48"/>
          <w:szCs w:val="50"/>
        </w:rPr>
      </w:pPr>
      <w:r w:rsidRPr="00CC6C0D">
        <w:rPr>
          <w:rFonts w:cs="Times New Roman"/>
          <w:b/>
          <w:sz w:val="48"/>
          <w:szCs w:val="50"/>
        </w:rPr>
        <w:t>Predictive Maintenance for Wind Power Systems</w:t>
      </w:r>
    </w:p>
    <w:p w14:paraId="67AC8BCB" w14:textId="7B53121C" w:rsidR="00CC6C0D" w:rsidRPr="000D0286" w:rsidRDefault="00A76B7C" w:rsidP="00CC6C0D">
      <w:pPr>
        <w:spacing w:before="240" w:after="240"/>
        <w:jc w:val="center"/>
        <w:rPr>
          <w:rFonts w:cs="Times New Roman"/>
          <w:sz w:val="32"/>
          <w:szCs w:val="34"/>
          <w:lang w:val="de-DE"/>
        </w:rPr>
      </w:pPr>
      <w:r w:rsidRPr="000D0286">
        <w:rPr>
          <w:rFonts w:cs="Times New Roman"/>
          <w:sz w:val="32"/>
          <w:szCs w:val="34"/>
          <w:lang w:val="de-DE"/>
        </w:rPr>
        <w:t>Bachelorarbeit</w:t>
      </w:r>
    </w:p>
    <w:p w14:paraId="225B677D" w14:textId="3B69DF69" w:rsidR="005D22A7" w:rsidRPr="000D0286" w:rsidRDefault="005D22A7" w:rsidP="000A0C16">
      <w:pPr>
        <w:spacing w:before="480" w:after="240"/>
        <w:jc w:val="center"/>
        <w:rPr>
          <w:rFonts w:cs="Times New Roman"/>
          <w:sz w:val="32"/>
          <w:szCs w:val="34"/>
          <w:lang w:val="de-DE"/>
        </w:rPr>
      </w:pPr>
      <w:r w:rsidRPr="000D0286">
        <w:rPr>
          <w:rFonts w:cs="Times New Roman"/>
          <w:sz w:val="32"/>
          <w:szCs w:val="34"/>
          <w:lang w:val="de-DE"/>
        </w:rPr>
        <w:t>von</w:t>
      </w:r>
    </w:p>
    <w:p w14:paraId="279DEC18" w14:textId="4D6BBF25" w:rsidR="005D22A7" w:rsidRPr="000D0286" w:rsidRDefault="00CC6C0D" w:rsidP="000A0C16">
      <w:pPr>
        <w:autoSpaceDE w:val="0"/>
        <w:autoSpaceDN w:val="0"/>
        <w:adjustRightInd w:val="0"/>
        <w:spacing w:before="240" w:after="240"/>
        <w:jc w:val="center"/>
        <w:rPr>
          <w:rFonts w:cs="Times New Roman"/>
          <w:sz w:val="48"/>
          <w:szCs w:val="50"/>
          <w:lang w:val="de-DE"/>
        </w:rPr>
      </w:pPr>
      <w:r w:rsidRPr="000D0286">
        <w:rPr>
          <w:rFonts w:cs="Times New Roman"/>
          <w:sz w:val="48"/>
          <w:szCs w:val="50"/>
          <w:lang w:val="de-DE"/>
        </w:rPr>
        <w:t>Tobias</w:t>
      </w:r>
      <w:r w:rsidR="005D22A7" w:rsidRPr="000D0286">
        <w:rPr>
          <w:rFonts w:cs="Times New Roman"/>
          <w:sz w:val="48"/>
          <w:szCs w:val="50"/>
          <w:lang w:val="de-DE"/>
        </w:rPr>
        <w:t xml:space="preserve"> </w:t>
      </w:r>
      <w:r w:rsidRPr="000D0286">
        <w:rPr>
          <w:rFonts w:cs="Times New Roman"/>
          <w:sz w:val="48"/>
          <w:szCs w:val="50"/>
          <w:lang w:val="de-DE"/>
        </w:rPr>
        <w:t>Strauß</w:t>
      </w:r>
    </w:p>
    <w:p w14:paraId="70772BB5" w14:textId="77777777" w:rsidR="005D22A7" w:rsidRPr="000D0286" w:rsidRDefault="005D22A7" w:rsidP="000A0C16">
      <w:pPr>
        <w:autoSpaceDE w:val="0"/>
        <w:autoSpaceDN w:val="0"/>
        <w:adjustRightInd w:val="0"/>
        <w:spacing w:before="120"/>
        <w:jc w:val="center"/>
        <w:rPr>
          <w:rFonts w:cs="Times New Roman"/>
          <w:sz w:val="32"/>
          <w:szCs w:val="32"/>
          <w:lang w:val="de-DE"/>
        </w:rPr>
      </w:pPr>
      <w:r w:rsidRPr="000D0286">
        <w:rPr>
          <w:rFonts w:cs="Times New Roman"/>
          <w:sz w:val="32"/>
          <w:szCs w:val="32"/>
          <w:lang w:val="de-DE"/>
        </w:rPr>
        <w:t>Studiengang: Wirtschaftsingenieurwesen</w:t>
      </w:r>
    </w:p>
    <w:p w14:paraId="26D4BA8A" w14:textId="0824C27C" w:rsidR="005D22A7" w:rsidRPr="000D0286" w:rsidRDefault="005D22A7" w:rsidP="000A0C16">
      <w:pPr>
        <w:autoSpaceDE w:val="0"/>
        <w:autoSpaceDN w:val="0"/>
        <w:adjustRightInd w:val="0"/>
        <w:spacing w:before="120"/>
        <w:jc w:val="center"/>
        <w:rPr>
          <w:rFonts w:cs="Times New Roman"/>
          <w:sz w:val="32"/>
          <w:szCs w:val="32"/>
          <w:lang w:val="de-DE"/>
        </w:rPr>
      </w:pPr>
      <w:r w:rsidRPr="000D0286">
        <w:rPr>
          <w:rFonts w:cs="Times New Roman"/>
          <w:sz w:val="32"/>
          <w:szCs w:val="32"/>
          <w:lang w:val="de-DE"/>
        </w:rPr>
        <w:t xml:space="preserve">Matrikelnummer: </w:t>
      </w:r>
      <w:r w:rsidR="00CC6C0D" w:rsidRPr="000D0286">
        <w:rPr>
          <w:rFonts w:cs="Times New Roman"/>
          <w:sz w:val="32"/>
          <w:szCs w:val="32"/>
          <w:lang w:val="de-DE"/>
        </w:rPr>
        <w:t>2420460</w:t>
      </w:r>
    </w:p>
    <w:p w14:paraId="4A04F64E" w14:textId="77777777" w:rsidR="005D22A7" w:rsidRPr="000D0286" w:rsidRDefault="005D22A7" w:rsidP="000A0C16">
      <w:pPr>
        <w:autoSpaceDE w:val="0"/>
        <w:autoSpaceDN w:val="0"/>
        <w:adjustRightInd w:val="0"/>
        <w:spacing w:before="120"/>
        <w:jc w:val="center"/>
        <w:rPr>
          <w:rFonts w:cs="Times New Roman"/>
          <w:sz w:val="32"/>
          <w:szCs w:val="32"/>
          <w:lang w:val="de-DE"/>
        </w:rPr>
      </w:pPr>
    </w:p>
    <w:p w14:paraId="3B69F4B0" w14:textId="77777777" w:rsidR="005D22A7" w:rsidRPr="000D0286" w:rsidRDefault="005D22A7" w:rsidP="000A0C16">
      <w:pPr>
        <w:autoSpaceDE w:val="0"/>
        <w:autoSpaceDN w:val="0"/>
        <w:adjustRightInd w:val="0"/>
        <w:spacing w:before="120"/>
        <w:jc w:val="center"/>
        <w:rPr>
          <w:rFonts w:cs="Times New Roman"/>
          <w:sz w:val="32"/>
          <w:szCs w:val="32"/>
          <w:lang w:val="de-DE"/>
        </w:rPr>
      </w:pPr>
      <w:r w:rsidRPr="000D0286">
        <w:rPr>
          <w:rFonts w:cs="Times New Roman"/>
          <w:sz w:val="32"/>
          <w:szCs w:val="32"/>
          <w:lang w:val="de-DE"/>
        </w:rPr>
        <w:t>Institut für Angewandte Informatik und Formale</w:t>
      </w:r>
    </w:p>
    <w:p w14:paraId="6ADCE26B" w14:textId="77777777" w:rsidR="005D22A7" w:rsidRPr="000D0286" w:rsidRDefault="005D22A7" w:rsidP="000A0C16">
      <w:pPr>
        <w:autoSpaceDE w:val="0"/>
        <w:autoSpaceDN w:val="0"/>
        <w:adjustRightInd w:val="0"/>
        <w:spacing w:before="120" w:after="360"/>
        <w:jc w:val="center"/>
        <w:rPr>
          <w:rFonts w:cs="Times New Roman"/>
          <w:sz w:val="32"/>
          <w:szCs w:val="32"/>
          <w:lang w:val="de-DE"/>
        </w:rPr>
      </w:pPr>
      <w:r w:rsidRPr="000D0286">
        <w:rPr>
          <w:rFonts w:cs="Times New Roman"/>
          <w:sz w:val="32"/>
          <w:szCs w:val="32"/>
          <w:lang w:val="de-DE"/>
        </w:rPr>
        <w:t>Beschreibungsverfahren (AIFB)</w:t>
      </w:r>
    </w:p>
    <w:p w14:paraId="36E724F3" w14:textId="77777777" w:rsidR="005D22A7" w:rsidRPr="000D0286" w:rsidRDefault="005D22A7" w:rsidP="000A0C16">
      <w:pPr>
        <w:autoSpaceDE w:val="0"/>
        <w:autoSpaceDN w:val="0"/>
        <w:adjustRightInd w:val="0"/>
        <w:spacing w:before="120"/>
        <w:jc w:val="center"/>
        <w:rPr>
          <w:rFonts w:cs="Times New Roman"/>
          <w:sz w:val="32"/>
          <w:szCs w:val="32"/>
          <w:lang w:val="de-DE"/>
        </w:rPr>
      </w:pPr>
      <w:r w:rsidRPr="000D0286">
        <w:rPr>
          <w:rFonts w:cs="Times New Roman"/>
          <w:sz w:val="32"/>
          <w:szCs w:val="32"/>
          <w:lang w:val="de-DE"/>
        </w:rPr>
        <w:t>KIT-Fakultät für Wirtschaftswissenschaften</w:t>
      </w:r>
    </w:p>
    <w:p w14:paraId="5C813E57" w14:textId="77777777" w:rsidR="005D22A7" w:rsidRPr="000D0286" w:rsidRDefault="005D22A7" w:rsidP="000A0C16">
      <w:pPr>
        <w:autoSpaceDE w:val="0"/>
        <w:autoSpaceDN w:val="0"/>
        <w:adjustRightInd w:val="0"/>
        <w:spacing w:after="0"/>
        <w:ind w:left="1416"/>
        <w:rPr>
          <w:rFonts w:cs="Times New Roman"/>
          <w:sz w:val="32"/>
          <w:szCs w:val="32"/>
          <w:lang w:val="de-DE"/>
        </w:rPr>
      </w:pPr>
    </w:p>
    <w:p w14:paraId="6541750E" w14:textId="77777777" w:rsidR="00ED2D2E" w:rsidRPr="000D0286" w:rsidRDefault="00ED2D2E" w:rsidP="000A0C16">
      <w:pPr>
        <w:autoSpaceDE w:val="0"/>
        <w:autoSpaceDN w:val="0"/>
        <w:adjustRightInd w:val="0"/>
        <w:spacing w:after="0"/>
        <w:ind w:left="1416"/>
        <w:rPr>
          <w:rFonts w:cs="Times New Roman"/>
          <w:sz w:val="32"/>
          <w:szCs w:val="32"/>
          <w:lang w:val="de-DE"/>
        </w:rPr>
      </w:pPr>
    </w:p>
    <w:p w14:paraId="1B34980B" w14:textId="77777777" w:rsidR="005D22A7" w:rsidRPr="000D0286" w:rsidRDefault="005D22A7" w:rsidP="000A0C16">
      <w:pPr>
        <w:autoSpaceDE w:val="0"/>
        <w:autoSpaceDN w:val="0"/>
        <w:adjustRightInd w:val="0"/>
        <w:spacing w:after="0"/>
        <w:ind w:left="1416"/>
        <w:rPr>
          <w:rFonts w:cs="Times New Roman"/>
          <w:sz w:val="32"/>
          <w:szCs w:val="32"/>
          <w:lang w:val="de-DE"/>
        </w:rPr>
      </w:pPr>
      <w:r w:rsidRPr="000D0286">
        <w:rPr>
          <w:rFonts w:cs="Times New Roman"/>
          <w:sz w:val="32"/>
          <w:szCs w:val="32"/>
          <w:lang w:val="de-DE"/>
        </w:rPr>
        <w:t xml:space="preserve">Prüfer: </w:t>
      </w:r>
      <w:r w:rsidRPr="000D0286">
        <w:rPr>
          <w:rFonts w:cs="Times New Roman"/>
          <w:sz w:val="32"/>
          <w:szCs w:val="32"/>
          <w:lang w:val="de-DE"/>
        </w:rPr>
        <w:tab/>
      </w:r>
      <w:r w:rsidRPr="000D0286">
        <w:rPr>
          <w:rFonts w:cs="Times New Roman"/>
          <w:sz w:val="32"/>
          <w:szCs w:val="32"/>
          <w:lang w:val="de-DE"/>
        </w:rPr>
        <w:tab/>
      </w:r>
      <w:r w:rsidRPr="000D0286">
        <w:rPr>
          <w:rFonts w:cs="Times New Roman"/>
          <w:sz w:val="32"/>
          <w:szCs w:val="32"/>
          <w:lang w:val="de-DE"/>
        </w:rPr>
        <w:tab/>
        <w:t>*Titel Vor- und Nachname*</w:t>
      </w:r>
    </w:p>
    <w:p w14:paraId="4BB99E6F" w14:textId="77777777" w:rsidR="005D22A7" w:rsidRPr="000D0286" w:rsidRDefault="005D22A7" w:rsidP="000A0C16">
      <w:pPr>
        <w:autoSpaceDE w:val="0"/>
        <w:autoSpaceDN w:val="0"/>
        <w:adjustRightInd w:val="0"/>
        <w:spacing w:after="0"/>
        <w:ind w:left="1416"/>
        <w:rPr>
          <w:rFonts w:cs="Times New Roman"/>
          <w:sz w:val="32"/>
          <w:szCs w:val="32"/>
          <w:lang w:val="de-DE"/>
        </w:rPr>
      </w:pPr>
      <w:r w:rsidRPr="000D0286">
        <w:rPr>
          <w:rFonts w:cs="Times New Roman"/>
          <w:sz w:val="32"/>
          <w:szCs w:val="32"/>
          <w:lang w:val="de-DE"/>
        </w:rPr>
        <w:t xml:space="preserve">Zweiter Prüfer: </w:t>
      </w:r>
      <w:r w:rsidRPr="000D0286">
        <w:rPr>
          <w:rFonts w:cs="Times New Roman"/>
          <w:sz w:val="32"/>
          <w:szCs w:val="32"/>
          <w:lang w:val="de-DE"/>
        </w:rPr>
        <w:tab/>
      </w:r>
      <w:r w:rsidR="00977E7F" w:rsidRPr="000D0286">
        <w:rPr>
          <w:rFonts w:cs="Times New Roman"/>
          <w:sz w:val="32"/>
          <w:szCs w:val="32"/>
          <w:lang w:val="de-DE"/>
        </w:rPr>
        <w:tab/>
      </w:r>
      <w:r w:rsidRPr="000D0286">
        <w:rPr>
          <w:rFonts w:cs="Times New Roman"/>
          <w:sz w:val="32"/>
          <w:szCs w:val="32"/>
          <w:lang w:val="de-DE"/>
        </w:rPr>
        <w:t>*Titel Vor- und Nachname*</w:t>
      </w:r>
    </w:p>
    <w:p w14:paraId="2AFFEA42" w14:textId="77777777" w:rsidR="005D22A7" w:rsidRPr="000D0286" w:rsidRDefault="005D22A7" w:rsidP="000A0C16">
      <w:pPr>
        <w:autoSpaceDE w:val="0"/>
        <w:autoSpaceDN w:val="0"/>
        <w:adjustRightInd w:val="0"/>
        <w:spacing w:after="0"/>
        <w:ind w:left="1416"/>
        <w:rPr>
          <w:rFonts w:cs="Times New Roman"/>
          <w:sz w:val="32"/>
          <w:szCs w:val="32"/>
          <w:lang w:val="de-DE"/>
        </w:rPr>
      </w:pPr>
      <w:r w:rsidRPr="000D0286">
        <w:rPr>
          <w:rFonts w:cs="Times New Roman"/>
          <w:sz w:val="32"/>
          <w:szCs w:val="32"/>
          <w:lang w:val="de-DE"/>
        </w:rPr>
        <w:t xml:space="preserve">Betreuer: </w:t>
      </w:r>
      <w:r w:rsidRPr="000D0286">
        <w:rPr>
          <w:rFonts w:cs="Times New Roman"/>
          <w:sz w:val="32"/>
          <w:szCs w:val="32"/>
          <w:lang w:val="de-DE"/>
        </w:rPr>
        <w:tab/>
      </w:r>
      <w:r w:rsidRPr="000D0286">
        <w:rPr>
          <w:rFonts w:cs="Times New Roman"/>
          <w:sz w:val="32"/>
          <w:szCs w:val="32"/>
          <w:lang w:val="de-DE"/>
        </w:rPr>
        <w:tab/>
      </w:r>
      <w:r w:rsidR="00977E7F" w:rsidRPr="000D0286">
        <w:rPr>
          <w:rFonts w:cs="Times New Roman"/>
          <w:sz w:val="32"/>
          <w:szCs w:val="32"/>
          <w:lang w:val="de-DE"/>
        </w:rPr>
        <w:tab/>
      </w:r>
      <w:r w:rsidRPr="000D0286">
        <w:rPr>
          <w:rFonts w:cs="Times New Roman"/>
          <w:sz w:val="32"/>
          <w:szCs w:val="32"/>
          <w:lang w:val="de-DE"/>
        </w:rPr>
        <w:t>*Titel Vor- und Nachname*</w:t>
      </w:r>
    </w:p>
    <w:p w14:paraId="36CAA8F7" w14:textId="4B0DB52D" w:rsidR="00AB62FD" w:rsidRPr="000D0286" w:rsidRDefault="005D22A7" w:rsidP="000A0C16">
      <w:pPr>
        <w:ind w:left="1416"/>
        <w:rPr>
          <w:rFonts w:cs="Times New Roman"/>
          <w:sz w:val="32"/>
          <w:szCs w:val="32"/>
          <w:lang w:val="de-DE"/>
        </w:rPr>
        <w:sectPr w:rsidR="00AB62FD" w:rsidRPr="000D0286" w:rsidSect="002C011C">
          <w:headerReference w:type="default" r:id="rId13"/>
          <w:footerReference w:type="default" r:id="rId14"/>
          <w:footerReference w:type="first" r:id="rId15"/>
          <w:pgSz w:w="11906" w:h="16838"/>
          <w:pgMar w:top="1417" w:right="1417" w:bottom="1134" w:left="1417" w:header="850" w:footer="708" w:gutter="0"/>
          <w:pgNumType w:fmt="upperRoman"/>
          <w:cols w:space="708"/>
          <w:titlePg/>
          <w:docGrid w:linePitch="360"/>
        </w:sectPr>
      </w:pPr>
      <w:r w:rsidRPr="000D0286">
        <w:rPr>
          <w:rFonts w:cs="Times New Roman"/>
          <w:sz w:val="32"/>
          <w:szCs w:val="32"/>
          <w:lang w:val="de-DE"/>
        </w:rPr>
        <w:t xml:space="preserve">Eingereicht am: </w:t>
      </w:r>
      <w:r w:rsidRPr="000D0286">
        <w:rPr>
          <w:rFonts w:cs="Times New Roman"/>
          <w:sz w:val="32"/>
          <w:szCs w:val="32"/>
          <w:lang w:val="de-DE"/>
        </w:rPr>
        <w:tab/>
      </w:r>
      <w:r w:rsidR="00977E7F" w:rsidRPr="000D0286">
        <w:rPr>
          <w:rFonts w:cs="Times New Roman"/>
          <w:sz w:val="32"/>
          <w:szCs w:val="32"/>
          <w:lang w:val="de-DE"/>
        </w:rPr>
        <w:tab/>
      </w:r>
      <w:r w:rsidR="00212EDE" w:rsidRPr="00CC6C0D">
        <w:rPr>
          <w:rFonts w:cs="Times New Roman"/>
          <w:sz w:val="32"/>
          <w:szCs w:val="32"/>
        </w:rPr>
        <w:fldChar w:fldCharType="begin"/>
      </w:r>
      <w:r w:rsidR="00212EDE" w:rsidRPr="00CC6C0D">
        <w:rPr>
          <w:rFonts w:cs="Times New Roman"/>
          <w:sz w:val="32"/>
          <w:szCs w:val="32"/>
        </w:rPr>
        <w:instrText xml:space="preserve"> DATE  \@ "d. MMMM yyyy"  \* MERGEFORMAT </w:instrText>
      </w:r>
      <w:r w:rsidR="00212EDE" w:rsidRPr="00CC6C0D">
        <w:rPr>
          <w:rFonts w:cs="Times New Roman"/>
          <w:sz w:val="32"/>
          <w:szCs w:val="32"/>
        </w:rPr>
        <w:fldChar w:fldCharType="separate"/>
      </w:r>
      <w:r w:rsidR="008C049C">
        <w:rPr>
          <w:rFonts w:cs="Times New Roman"/>
          <w:noProof/>
          <w:sz w:val="32"/>
          <w:szCs w:val="32"/>
        </w:rPr>
        <w:t>1. March 2025</w:t>
      </w:r>
      <w:r w:rsidR="00212EDE" w:rsidRPr="00CC6C0D">
        <w:rPr>
          <w:rFonts w:cs="Times New Roman"/>
          <w:sz w:val="32"/>
          <w:szCs w:val="32"/>
        </w:rPr>
        <w:fldChar w:fldCharType="end"/>
      </w:r>
    </w:p>
    <w:p w14:paraId="17C0CE0B" w14:textId="77777777" w:rsidR="00977E7F" w:rsidRPr="000D0286" w:rsidRDefault="00977E7F" w:rsidP="000A0C16">
      <w:pPr>
        <w:rPr>
          <w:rFonts w:cs="Times New Roman"/>
          <w:sz w:val="32"/>
          <w:szCs w:val="32"/>
          <w:lang w:val="de-DE"/>
        </w:rPr>
      </w:pPr>
      <w:r w:rsidRPr="000D0286">
        <w:rPr>
          <w:rFonts w:cs="Times New Roman"/>
          <w:sz w:val="32"/>
          <w:szCs w:val="32"/>
          <w:lang w:val="de-DE"/>
        </w:rPr>
        <w:br w:type="page"/>
      </w:r>
    </w:p>
    <w:p w14:paraId="5AAD4C51" w14:textId="77777777" w:rsidR="00D247EC" w:rsidRPr="000D0286" w:rsidRDefault="00D247EC" w:rsidP="006866EA">
      <w:pPr>
        <w:pStyle w:val="berschriftEbene1nichtinInhaltsverzeichnis"/>
        <w:rPr>
          <w:lang w:val="de-DE"/>
        </w:rPr>
      </w:pPr>
      <w:bookmarkStart w:id="0" w:name="_Toc521924342"/>
      <w:r w:rsidRPr="000D0286">
        <w:rPr>
          <w:lang w:val="de-DE"/>
        </w:rPr>
        <w:lastRenderedPageBreak/>
        <w:t>Zusammenfassung</w:t>
      </w:r>
      <w:bookmarkEnd w:id="0"/>
    </w:p>
    <w:p w14:paraId="4555B4D7" w14:textId="77777777" w:rsidR="00521942" w:rsidRPr="000D0286" w:rsidRDefault="00D247EC" w:rsidP="009959C7">
      <w:pPr>
        <w:rPr>
          <w:lang w:val="de-DE"/>
        </w:rPr>
      </w:pPr>
      <w:r w:rsidRPr="000D0286">
        <w:rPr>
          <w:lang w:val="de-DE"/>
        </w:rPr>
        <w:t>An dieser Stelle erfolgt eine knappe Zusammenfassung der vorliegenden Arbeit ([engl.]</w:t>
      </w:r>
      <w:r w:rsidR="00521942" w:rsidRPr="000D0286">
        <w:rPr>
          <w:lang w:val="de-DE"/>
        </w:rPr>
        <w:t xml:space="preserve"> </w:t>
      </w:r>
      <w:r w:rsidRPr="00F100CA">
        <w:rPr>
          <w:lang w:val="de-DE"/>
        </w:rPr>
        <w:t xml:space="preserve">Abstract), die maximal ca. 200 Worte umfassen sollte. </w:t>
      </w:r>
      <w:r w:rsidRPr="000D0286">
        <w:rPr>
          <w:lang w:val="de-DE"/>
        </w:rPr>
        <w:t>Der Sinn und Zweck dieser Zusammenfassung liegt darin, einem interessierten Leser die Entscheidung zu erleichtern,</w:t>
      </w:r>
      <w:r w:rsidR="00521942" w:rsidRPr="000D0286">
        <w:rPr>
          <w:lang w:val="de-DE"/>
        </w:rPr>
        <w:t xml:space="preserve"> </w:t>
      </w:r>
      <w:r w:rsidRPr="000D0286">
        <w:rPr>
          <w:lang w:val="de-DE"/>
        </w:rPr>
        <w:t>die vorliegende Arbeit überhaupt zu lesen bzw. vor dem Lesen der Arbeit erst einmal in</w:t>
      </w:r>
      <w:r w:rsidR="00521942" w:rsidRPr="000D0286">
        <w:rPr>
          <w:lang w:val="de-DE"/>
        </w:rPr>
        <w:t xml:space="preserve"> </w:t>
      </w:r>
      <w:r w:rsidRPr="000D0286">
        <w:rPr>
          <w:lang w:val="de-DE"/>
        </w:rPr>
        <w:t>Erfahrung zu bringen, worum es dabei geht. Also eine knappe, motivierende Hinführung</w:t>
      </w:r>
      <w:r w:rsidR="00521942" w:rsidRPr="000D0286">
        <w:rPr>
          <w:lang w:val="de-DE"/>
        </w:rPr>
        <w:t xml:space="preserve"> </w:t>
      </w:r>
      <w:r w:rsidRPr="000D0286">
        <w:rPr>
          <w:lang w:val="de-DE"/>
        </w:rPr>
        <w:t>zum Problem und wie Sie es gelöst haben.</w:t>
      </w:r>
      <w:r w:rsidR="00521942" w:rsidRPr="000D0286">
        <w:rPr>
          <w:lang w:val="de-DE"/>
        </w:rPr>
        <w:t xml:space="preserve"> </w:t>
      </w:r>
    </w:p>
    <w:p w14:paraId="040767C9" w14:textId="77777777" w:rsidR="00C67F2D" w:rsidRPr="000D0286" w:rsidRDefault="00D247EC" w:rsidP="00A408EC">
      <w:pPr>
        <w:rPr>
          <w:lang w:val="de-DE"/>
        </w:rPr>
      </w:pPr>
      <w:r w:rsidRPr="000D0286">
        <w:rPr>
          <w:lang w:val="de-DE"/>
        </w:rPr>
        <w:t>Wenn Sie eine Zusammenfassung schreiben, bedenken Sie, dass diese oft auch alleine publiziert wird, d.h. sie sollte unabhängig vom nachfolgenden explizit dargestellten Inhalt der</w:t>
      </w:r>
      <w:r w:rsidR="00521942" w:rsidRPr="000D0286">
        <w:rPr>
          <w:lang w:val="de-DE"/>
        </w:rPr>
        <w:t xml:space="preserve"> </w:t>
      </w:r>
      <w:r w:rsidRPr="000D0286">
        <w:rPr>
          <w:lang w:val="de-DE"/>
        </w:rPr>
        <w:t>Arbeit für den Leser verständlich sein. Daher ist es immer sinnvoll, diese Zusammenfassung erst ganz am Ende zu schreiben, wenn Sie die eigentliche Arbeit bereits abgeschlossen</w:t>
      </w:r>
      <w:r w:rsidR="00521942" w:rsidRPr="000D0286">
        <w:rPr>
          <w:lang w:val="de-DE"/>
        </w:rPr>
        <w:t xml:space="preserve"> </w:t>
      </w:r>
      <w:r w:rsidRPr="000D0286">
        <w:rPr>
          <w:lang w:val="de-DE"/>
        </w:rPr>
        <w:t>haben.</w:t>
      </w:r>
      <w:bookmarkStart w:id="1" w:name="_Toc521924343"/>
    </w:p>
    <w:p w14:paraId="07A55F5B" w14:textId="77777777" w:rsidR="00A408EC" w:rsidRDefault="00A408EC" w:rsidP="00A408EC">
      <w:pPr>
        <w:rPr>
          <w:lang w:val="de-DE"/>
        </w:rPr>
      </w:pPr>
    </w:p>
    <w:p w14:paraId="2B254F08" w14:textId="48E61727" w:rsidR="00860F6B" w:rsidRPr="000D0286" w:rsidRDefault="00860F6B" w:rsidP="00A408EC">
      <w:pPr>
        <w:rPr>
          <w:lang w:val="de-DE"/>
        </w:rPr>
        <w:sectPr w:rsidR="00860F6B" w:rsidRPr="000D0286" w:rsidSect="00CA4A6E">
          <w:headerReference w:type="default" r:id="rId16"/>
          <w:type w:val="continuous"/>
          <w:pgSz w:w="11906" w:h="16838"/>
          <w:pgMar w:top="1417" w:right="1417" w:bottom="1134" w:left="1417" w:header="850" w:footer="708" w:gutter="0"/>
          <w:pgNumType w:fmt="upperRoman"/>
          <w:cols w:space="708"/>
          <w:titlePg/>
          <w:docGrid w:linePitch="360"/>
        </w:sectPr>
      </w:pPr>
      <w:r>
        <w:rPr>
          <w:lang w:val="de-DE"/>
        </w:rPr>
        <w:t>test</w:t>
      </w:r>
    </w:p>
    <w:p w14:paraId="5155A48C" w14:textId="77777777" w:rsidR="00DD34B5" w:rsidRPr="00CC6C0D" w:rsidRDefault="006D3794" w:rsidP="006866EA">
      <w:pPr>
        <w:pStyle w:val="berschrift1ohneNummerierung"/>
      </w:pPr>
      <w:bookmarkStart w:id="2" w:name="_Toc190977169"/>
      <w:r w:rsidRPr="00CC6C0D">
        <w:lastRenderedPageBreak/>
        <w:t>Inhaltsverzeichnis</w:t>
      </w:r>
      <w:bookmarkEnd w:id="1"/>
      <w:bookmarkEnd w:id="2"/>
    </w:p>
    <w:bookmarkStart w:id="3" w:name="_Hlk522868587"/>
    <w:bookmarkStart w:id="4" w:name="_Toc521924344"/>
    <w:p w14:paraId="0CB722DF" w14:textId="04845935" w:rsidR="007E1D0C" w:rsidRDefault="002C3657">
      <w:pPr>
        <w:pStyle w:val="Verzeichnis1"/>
        <w:rPr>
          <w:rFonts w:asciiTheme="minorHAnsi" w:hAnsiTheme="minorHAnsi"/>
          <w:b w:val="0"/>
          <w:kern w:val="2"/>
          <w:sz w:val="24"/>
          <w:szCs w:val="24"/>
          <w:lang w:val="de-DE" w:eastAsia="de-DE"/>
          <w14:ligatures w14:val="standardContextual"/>
        </w:rPr>
      </w:pPr>
      <w:r w:rsidRPr="00CC6C0D">
        <w:rPr>
          <w:noProof w:val="0"/>
        </w:rPr>
        <w:fldChar w:fldCharType="begin"/>
      </w:r>
      <w:r w:rsidRPr="00CC6C0D">
        <w:rPr>
          <w:noProof w:val="0"/>
        </w:rPr>
        <w:instrText xml:space="preserve"> TOC \o "1-3" \h \z \u </w:instrText>
      </w:r>
      <w:r w:rsidRPr="00CC6C0D">
        <w:rPr>
          <w:noProof w:val="0"/>
        </w:rPr>
        <w:fldChar w:fldCharType="separate"/>
      </w:r>
      <w:hyperlink w:anchor="_Toc190977169" w:history="1">
        <w:r w:rsidR="007E1D0C" w:rsidRPr="009923F5">
          <w:rPr>
            <w:rStyle w:val="Hyperlink"/>
          </w:rPr>
          <w:t>Inhaltsverzeichnis</w:t>
        </w:r>
        <w:r w:rsidR="007E1D0C">
          <w:rPr>
            <w:webHidden/>
          </w:rPr>
          <w:tab/>
        </w:r>
        <w:r w:rsidR="007E1D0C">
          <w:rPr>
            <w:webHidden/>
          </w:rPr>
          <w:fldChar w:fldCharType="begin"/>
        </w:r>
        <w:r w:rsidR="007E1D0C">
          <w:rPr>
            <w:webHidden/>
          </w:rPr>
          <w:instrText xml:space="preserve"> PAGEREF _Toc190977169 \h </w:instrText>
        </w:r>
        <w:r w:rsidR="007E1D0C">
          <w:rPr>
            <w:webHidden/>
          </w:rPr>
        </w:r>
        <w:r w:rsidR="007E1D0C">
          <w:rPr>
            <w:webHidden/>
          </w:rPr>
          <w:fldChar w:fldCharType="separate"/>
        </w:r>
        <w:r w:rsidR="007E1D0C">
          <w:rPr>
            <w:webHidden/>
          </w:rPr>
          <w:t>II</w:t>
        </w:r>
        <w:r w:rsidR="007E1D0C">
          <w:rPr>
            <w:webHidden/>
          </w:rPr>
          <w:fldChar w:fldCharType="end"/>
        </w:r>
      </w:hyperlink>
    </w:p>
    <w:p w14:paraId="68C18E11" w14:textId="08A77A1E" w:rsidR="007E1D0C" w:rsidRDefault="007E1D0C">
      <w:pPr>
        <w:pStyle w:val="Verzeichnis1"/>
        <w:rPr>
          <w:rFonts w:asciiTheme="minorHAnsi" w:hAnsiTheme="minorHAnsi"/>
          <w:b w:val="0"/>
          <w:kern w:val="2"/>
          <w:sz w:val="24"/>
          <w:szCs w:val="24"/>
          <w:lang w:val="de-DE" w:eastAsia="de-DE"/>
          <w14:ligatures w14:val="standardContextual"/>
        </w:rPr>
      </w:pPr>
      <w:hyperlink w:anchor="_Toc190977170" w:history="1">
        <w:r w:rsidRPr="009923F5">
          <w:rPr>
            <w:rStyle w:val="Hyperlink"/>
            <w:lang w:val="de-DE"/>
          </w:rPr>
          <w:t>Abkürzungsverzeichnis (bei Bedarf)</w:t>
        </w:r>
        <w:r>
          <w:rPr>
            <w:webHidden/>
          </w:rPr>
          <w:tab/>
        </w:r>
        <w:r>
          <w:rPr>
            <w:webHidden/>
          </w:rPr>
          <w:fldChar w:fldCharType="begin"/>
        </w:r>
        <w:r>
          <w:rPr>
            <w:webHidden/>
          </w:rPr>
          <w:instrText xml:space="preserve"> PAGEREF _Toc190977170 \h </w:instrText>
        </w:r>
        <w:r>
          <w:rPr>
            <w:webHidden/>
          </w:rPr>
        </w:r>
        <w:r>
          <w:rPr>
            <w:webHidden/>
          </w:rPr>
          <w:fldChar w:fldCharType="separate"/>
        </w:r>
        <w:r>
          <w:rPr>
            <w:webHidden/>
          </w:rPr>
          <w:t>IV</w:t>
        </w:r>
        <w:r>
          <w:rPr>
            <w:webHidden/>
          </w:rPr>
          <w:fldChar w:fldCharType="end"/>
        </w:r>
      </w:hyperlink>
    </w:p>
    <w:p w14:paraId="6473FFD6" w14:textId="6E41A33B" w:rsidR="007E1D0C" w:rsidRDefault="007E1D0C">
      <w:pPr>
        <w:pStyle w:val="Verzeichnis1"/>
        <w:rPr>
          <w:rFonts w:asciiTheme="minorHAnsi" w:hAnsiTheme="minorHAnsi"/>
          <w:b w:val="0"/>
          <w:kern w:val="2"/>
          <w:sz w:val="24"/>
          <w:szCs w:val="24"/>
          <w:lang w:val="de-DE" w:eastAsia="de-DE"/>
          <w14:ligatures w14:val="standardContextual"/>
        </w:rPr>
      </w:pPr>
      <w:hyperlink w:anchor="_Toc190977171" w:history="1">
        <w:r w:rsidRPr="009923F5">
          <w:rPr>
            <w:rStyle w:val="Hyperlink"/>
          </w:rPr>
          <w:t>Notationsverzeichnis (bei Bedarf)</w:t>
        </w:r>
        <w:r>
          <w:rPr>
            <w:webHidden/>
          </w:rPr>
          <w:tab/>
        </w:r>
        <w:r>
          <w:rPr>
            <w:webHidden/>
          </w:rPr>
          <w:fldChar w:fldCharType="begin"/>
        </w:r>
        <w:r>
          <w:rPr>
            <w:webHidden/>
          </w:rPr>
          <w:instrText xml:space="preserve"> PAGEREF _Toc190977171 \h </w:instrText>
        </w:r>
        <w:r>
          <w:rPr>
            <w:webHidden/>
          </w:rPr>
        </w:r>
        <w:r>
          <w:rPr>
            <w:webHidden/>
          </w:rPr>
          <w:fldChar w:fldCharType="separate"/>
        </w:r>
        <w:r>
          <w:rPr>
            <w:webHidden/>
          </w:rPr>
          <w:t>V</w:t>
        </w:r>
        <w:r>
          <w:rPr>
            <w:webHidden/>
          </w:rPr>
          <w:fldChar w:fldCharType="end"/>
        </w:r>
      </w:hyperlink>
    </w:p>
    <w:p w14:paraId="512A9087" w14:textId="6C6B8797" w:rsidR="007E1D0C" w:rsidRDefault="007E1D0C">
      <w:pPr>
        <w:pStyle w:val="Verzeichnis1"/>
        <w:rPr>
          <w:rFonts w:asciiTheme="minorHAnsi" w:hAnsiTheme="minorHAnsi"/>
          <w:b w:val="0"/>
          <w:kern w:val="2"/>
          <w:sz w:val="24"/>
          <w:szCs w:val="24"/>
          <w:lang w:val="de-DE" w:eastAsia="de-DE"/>
          <w14:ligatures w14:val="standardContextual"/>
        </w:rPr>
      </w:pPr>
      <w:hyperlink w:anchor="_Toc190977172" w:history="1">
        <w:r w:rsidRPr="009923F5">
          <w:rPr>
            <w:rStyle w:val="Hyperlink"/>
          </w:rPr>
          <w:t>Abbildungsverzeichnis (bei Bedarf)</w:t>
        </w:r>
        <w:r>
          <w:rPr>
            <w:webHidden/>
          </w:rPr>
          <w:tab/>
        </w:r>
        <w:r>
          <w:rPr>
            <w:webHidden/>
          </w:rPr>
          <w:fldChar w:fldCharType="begin"/>
        </w:r>
        <w:r>
          <w:rPr>
            <w:webHidden/>
          </w:rPr>
          <w:instrText xml:space="preserve"> PAGEREF _Toc190977172 \h </w:instrText>
        </w:r>
        <w:r>
          <w:rPr>
            <w:webHidden/>
          </w:rPr>
        </w:r>
        <w:r>
          <w:rPr>
            <w:webHidden/>
          </w:rPr>
          <w:fldChar w:fldCharType="separate"/>
        </w:r>
        <w:r>
          <w:rPr>
            <w:webHidden/>
          </w:rPr>
          <w:t>VI</w:t>
        </w:r>
        <w:r>
          <w:rPr>
            <w:webHidden/>
          </w:rPr>
          <w:fldChar w:fldCharType="end"/>
        </w:r>
      </w:hyperlink>
    </w:p>
    <w:p w14:paraId="68F77870" w14:textId="2D52A7EF" w:rsidR="007E1D0C" w:rsidRDefault="007E1D0C">
      <w:pPr>
        <w:pStyle w:val="Verzeichnis1"/>
        <w:rPr>
          <w:rFonts w:asciiTheme="minorHAnsi" w:hAnsiTheme="minorHAnsi"/>
          <w:b w:val="0"/>
          <w:kern w:val="2"/>
          <w:sz w:val="24"/>
          <w:szCs w:val="24"/>
          <w:lang w:val="de-DE" w:eastAsia="de-DE"/>
          <w14:ligatures w14:val="standardContextual"/>
        </w:rPr>
      </w:pPr>
      <w:hyperlink w:anchor="_Toc190977173" w:history="1">
        <w:r w:rsidRPr="009923F5">
          <w:rPr>
            <w:rStyle w:val="Hyperlink"/>
            <w:lang w:val="de-DE"/>
          </w:rPr>
          <w:t>Tabellenverzeichnis (bei Bedarf)</w:t>
        </w:r>
        <w:r>
          <w:rPr>
            <w:webHidden/>
          </w:rPr>
          <w:tab/>
        </w:r>
        <w:r>
          <w:rPr>
            <w:webHidden/>
          </w:rPr>
          <w:fldChar w:fldCharType="begin"/>
        </w:r>
        <w:r>
          <w:rPr>
            <w:webHidden/>
          </w:rPr>
          <w:instrText xml:space="preserve"> PAGEREF _Toc190977173 \h </w:instrText>
        </w:r>
        <w:r>
          <w:rPr>
            <w:webHidden/>
          </w:rPr>
        </w:r>
        <w:r>
          <w:rPr>
            <w:webHidden/>
          </w:rPr>
          <w:fldChar w:fldCharType="separate"/>
        </w:r>
        <w:r>
          <w:rPr>
            <w:webHidden/>
          </w:rPr>
          <w:t>VI</w:t>
        </w:r>
        <w:r>
          <w:rPr>
            <w:webHidden/>
          </w:rPr>
          <w:fldChar w:fldCharType="end"/>
        </w:r>
      </w:hyperlink>
    </w:p>
    <w:p w14:paraId="78D44204" w14:textId="63E837C1" w:rsidR="007E1D0C" w:rsidRDefault="007E1D0C">
      <w:pPr>
        <w:pStyle w:val="Verzeichnis1"/>
        <w:rPr>
          <w:rFonts w:asciiTheme="minorHAnsi" w:hAnsiTheme="minorHAnsi"/>
          <w:b w:val="0"/>
          <w:kern w:val="2"/>
          <w:sz w:val="24"/>
          <w:szCs w:val="24"/>
          <w:lang w:val="de-DE" w:eastAsia="de-DE"/>
          <w14:ligatures w14:val="standardContextual"/>
        </w:rPr>
      </w:pPr>
      <w:hyperlink w:anchor="_Toc190977174" w:history="1">
        <w:r w:rsidRPr="009923F5">
          <w:rPr>
            <w:rStyle w:val="Hyperlink"/>
          </w:rPr>
          <w:t>1.</w:t>
        </w:r>
        <w:r>
          <w:rPr>
            <w:rFonts w:asciiTheme="minorHAnsi" w:hAnsiTheme="minorHAnsi"/>
            <w:b w:val="0"/>
            <w:kern w:val="2"/>
            <w:sz w:val="24"/>
            <w:szCs w:val="24"/>
            <w:lang w:val="de-DE" w:eastAsia="de-DE"/>
            <w14:ligatures w14:val="standardContextual"/>
          </w:rPr>
          <w:tab/>
        </w:r>
        <w:r w:rsidRPr="009923F5">
          <w:rPr>
            <w:rStyle w:val="Hyperlink"/>
          </w:rPr>
          <w:t>Introduction</w:t>
        </w:r>
        <w:r>
          <w:rPr>
            <w:webHidden/>
          </w:rPr>
          <w:tab/>
        </w:r>
        <w:r>
          <w:rPr>
            <w:webHidden/>
          </w:rPr>
          <w:fldChar w:fldCharType="begin"/>
        </w:r>
        <w:r>
          <w:rPr>
            <w:webHidden/>
          </w:rPr>
          <w:instrText xml:space="preserve"> PAGEREF _Toc190977174 \h </w:instrText>
        </w:r>
        <w:r>
          <w:rPr>
            <w:webHidden/>
          </w:rPr>
        </w:r>
        <w:r>
          <w:rPr>
            <w:webHidden/>
          </w:rPr>
          <w:fldChar w:fldCharType="separate"/>
        </w:r>
        <w:r>
          <w:rPr>
            <w:webHidden/>
          </w:rPr>
          <w:t>1</w:t>
        </w:r>
        <w:r>
          <w:rPr>
            <w:webHidden/>
          </w:rPr>
          <w:fldChar w:fldCharType="end"/>
        </w:r>
      </w:hyperlink>
    </w:p>
    <w:p w14:paraId="01F591C9" w14:textId="0F435B73"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75" w:history="1">
        <w:r w:rsidRPr="009923F5">
          <w:rPr>
            <w:rStyle w:val="Hyperlink"/>
            <w:noProof/>
          </w:rPr>
          <w:t>1.1.</w:t>
        </w:r>
        <w:r>
          <w:rPr>
            <w:rFonts w:asciiTheme="minorHAnsi" w:hAnsiTheme="minorHAnsi"/>
            <w:noProof/>
            <w:kern w:val="2"/>
            <w:sz w:val="24"/>
            <w:szCs w:val="24"/>
            <w:lang w:val="de-DE" w:eastAsia="de-DE"/>
            <w14:ligatures w14:val="standardContextual"/>
          </w:rPr>
          <w:tab/>
        </w:r>
        <w:r w:rsidRPr="009923F5">
          <w:rPr>
            <w:rStyle w:val="Hyperlink"/>
            <w:noProof/>
          </w:rPr>
          <w:t>Motivation</w:t>
        </w:r>
        <w:r>
          <w:rPr>
            <w:noProof/>
            <w:webHidden/>
          </w:rPr>
          <w:tab/>
        </w:r>
        <w:r>
          <w:rPr>
            <w:noProof/>
            <w:webHidden/>
          </w:rPr>
          <w:fldChar w:fldCharType="begin"/>
        </w:r>
        <w:r>
          <w:rPr>
            <w:noProof/>
            <w:webHidden/>
          </w:rPr>
          <w:instrText xml:space="preserve"> PAGEREF _Toc190977175 \h </w:instrText>
        </w:r>
        <w:r>
          <w:rPr>
            <w:noProof/>
            <w:webHidden/>
          </w:rPr>
        </w:r>
        <w:r>
          <w:rPr>
            <w:noProof/>
            <w:webHidden/>
          </w:rPr>
          <w:fldChar w:fldCharType="separate"/>
        </w:r>
        <w:r>
          <w:rPr>
            <w:noProof/>
            <w:webHidden/>
          </w:rPr>
          <w:t>1</w:t>
        </w:r>
        <w:r>
          <w:rPr>
            <w:noProof/>
            <w:webHidden/>
          </w:rPr>
          <w:fldChar w:fldCharType="end"/>
        </w:r>
      </w:hyperlink>
    </w:p>
    <w:p w14:paraId="44E68916" w14:textId="0C4754CA"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76" w:history="1">
        <w:r w:rsidRPr="009923F5">
          <w:rPr>
            <w:rStyle w:val="Hyperlink"/>
            <w:noProof/>
          </w:rPr>
          <w:t>1.2.</w:t>
        </w:r>
        <w:r>
          <w:rPr>
            <w:rFonts w:asciiTheme="minorHAnsi" w:hAnsiTheme="minorHAnsi"/>
            <w:noProof/>
            <w:kern w:val="2"/>
            <w:sz w:val="24"/>
            <w:szCs w:val="24"/>
            <w:lang w:val="de-DE" w:eastAsia="de-DE"/>
            <w14:ligatures w14:val="standardContextual"/>
          </w:rPr>
          <w:tab/>
        </w:r>
        <w:r w:rsidRPr="009923F5">
          <w:rPr>
            <w:rStyle w:val="Hyperlink"/>
            <w:noProof/>
          </w:rPr>
          <w:t>Problem</w:t>
        </w:r>
        <w:r>
          <w:rPr>
            <w:noProof/>
            <w:webHidden/>
          </w:rPr>
          <w:tab/>
        </w:r>
        <w:r>
          <w:rPr>
            <w:noProof/>
            <w:webHidden/>
          </w:rPr>
          <w:fldChar w:fldCharType="begin"/>
        </w:r>
        <w:r>
          <w:rPr>
            <w:noProof/>
            <w:webHidden/>
          </w:rPr>
          <w:instrText xml:space="preserve"> PAGEREF _Toc190977176 \h </w:instrText>
        </w:r>
        <w:r>
          <w:rPr>
            <w:noProof/>
            <w:webHidden/>
          </w:rPr>
        </w:r>
        <w:r>
          <w:rPr>
            <w:noProof/>
            <w:webHidden/>
          </w:rPr>
          <w:fldChar w:fldCharType="separate"/>
        </w:r>
        <w:r>
          <w:rPr>
            <w:noProof/>
            <w:webHidden/>
          </w:rPr>
          <w:t>2</w:t>
        </w:r>
        <w:r>
          <w:rPr>
            <w:noProof/>
            <w:webHidden/>
          </w:rPr>
          <w:fldChar w:fldCharType="end"/>
        </w:r>
      </w:hyperlink>
    </w:p>
    <w:p w14:paraId="5B25EC41" w14:textId="6B48D243"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77" w:history="1">
        <w:r w:rsidRPr="009923F5">
          <w:rPr>
            <w:rStyle w:val="Hyperlink"/>
            <w:noProof/>
          </w:rPr>
          <w:t>1.3.</w:t>
        </w:r>
        <w:r>
          <w:rPr>
            <w:rFonts w:asciiTheme="minorHAnsi" w:hAnsiTheme="minorHAnsi"/>
            <w:noProof/>
            <w:kern w:val="2"/>
            <w:sz w:val="24"/>
            <w:szCs w:val="24"/>
            <w:lang w:val="de-DE" w:eastAsia="de-DE"/>
            <w14:ligatures w14:val="standardContextual"/>
          </w:rPr>
          <w:tab/>
        </w:r>
        <w:r w:rsidRPr="009923F5">
          <w:rPr>
            <w:rStyle w:val="Hyperlink"/>
            <w:noProof/>
          </w:rPr>
          <w:t>Research Questions</w:t>
        </w:r>
        <w:r>
          <w:rPr>
            <w:noProof/>
            <w:webHidden/>
          </w:rPr>
          <w:tab/>
        </w:r>
        <w:r>
          <w:rPr>
            <w:noProof/>
            <w:webHidden/>
          </w:rPr>
          <w:fldChar w:fldCharType="begin"/>
        </w:r>
        <w:r>
          <w:rPr>
            <w:noProof/>
            <w:webHidden/>
          </w:rPr>
          <w:instrText xml:space="preserve"> PAGEREF _Toc190977177 \h </w:instrText>
        </w:r>
        <w:r>
          <w:rPr>
            <w:noProof/>
            <w:webHidden/>
          </w:rPr>
        </w:r>
        <w:r>
          <w:rPr>
            <w:noProof/>
            <w:webHidden/>
          </w:rPr>
          <w:fldChar w:fldCharType="separate"/>
        </w:r>
        <w:r>
          <w:rPr>
            <w:noProof/>
            <w:webHidden/>
          </w:rPr>
          <w:t>2</w:t>
        </w:r>
        <w:r>
          <w:rPr>
            <w:noProof/>
            <w:webHidden/>
          </w:rPr>
          <w:fldChar w:fldCharType="end"/>
        </w:r>
      </w:hyperlink>
    </w:p>
    <w:p w14:paraId="58E57398" w14:textId="64EE0829"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78" w:history="1">
        <w:r w:rsidRPr="009923F5">
          <w:rPr>
            <w:rStyle w:val="Hyperlink"/>
            <w:noProof/>
          </w:rPr>
          <w:t>1.4.</w:t>
        </w:r>
        <w:r>
          <w:rPr>
            <w:rFonts w:asciiTheme="minorHAnsi" w:hAnsiTheme="minorHAnsi"/>
            <w:noProof/>
            <w:kern w:val="2"/>
            <w:sz w:val="24"/>
            <w:szCs w:val="24"/>
            <w:lang w:val="de-DE" w:eastAsia="de-DE"/>
            <w14:ligatures w14:val="standardContextual"/>
          </w:rPr>
          <w:tab/>
        </w:r>
        <w:r w:rsidRPr="009923F5">
          <w:rPr>
            <w:rStyle w:val="Hyperlink"/>
            <w:noProof/>
          </w:rPr>
          <w:t>Beispiel Tabelle und Abbildung</w:t>
        </w:r>
        <w:r>
          <w:rPr>
            <w:noProof/>
            <w:webHidden/>
          </w:rPr>
          <w:tab/>
        </w:r>
        <w:r>
          <w:rPr>
            <w:noProof/>
            <w:webHidden/>
          </w:rPr>
          <w:fldChar w:fldCharType="begin"/>
        </w:r>
        <w:r>
          <w:rPr>
            <w:noProof/>
            <w:webHidden/>
          </w:rPr>
          <w:instrText xml:space="preserve"> PAGEREF _Toc190977178 \h </w:instrText>
        </w:r>
        <w:r>
          <w:rPr>
            <w:noProof/>
            <w:webHidden/>
          </w:rPr>
        </w:r>
        <w:r>
          <w:rPr>
            <w:noProof/>
            <w:webHidden/>
          </w:rPr>
          <w:fldChar w:fldCharType="separate"/>
        </w:r>
        <w:r>
          <w:rPr>
            <w:noProof/>
            <w:webHidden/>
          </w:rPr>
          <w:t>2</w:t>
        </w:r>
        <w:r>
          <w:rPr>
            <w:noProof/>
            <w:webHidden/>
          </w:rPr>
          <w:fldChar w:fldCharType="end"/>
        </w:r>
      </w:hyperlink>
    </w:p>
    <w:p w14:paraId="75908354" w14:textId="0B72AE99" w:rsidR="007E1D0C" w:rsidRDefault="007E1D0C">
      <w:pPr>
        <w:pStyle w:val="Verzeichnis1"/>
        <w:rPr>
          <w:rFonts w:asciiTheme="minorHAnsi" w:hAnsiTheme="minorHAnsi"/>
          <w:b w:val="0"/>
          <w:kern w:val="2"/>
          <w:sz w:val="24"/>
          <w:szCs w:val="24"/>
          <w:lang w:val="de-DE" w:eastAsia="de-DE"/>
          <w14:ligatures w14:val="standardContextual"/>
        </w:rPr>
      </w:pPr>
      <w:hyperlink w:anchor="_Toc190977179" w:history="1">
        <w:r w:rsidRPr="009923F5">
          <w:rPr>
            <w:rStyle w:val="Hyperlink"/>
          </w:rPr>
          <w:t>2.</w:t>
        </w:r>
        <w:r>
          <w:rPr>
            <w:rFonts w:asciiTheme="minorHAnsi" w:hAnsiTheme="minorHAnsi"/>
            <w:b w:val="0"/>
            <w:kern w:val="2"/>
            <w:sz w:val="24"/>
            <w:szCs w:val="24"/>
            <w:lang w:val="de-DE" w:eastAsia="de-DE"/>
            <w14:ligatures w14:val="standardContextual"/>
          </w:rPr>
          <w:tab/>
        </w:r>
        <w:r w:rsidRPr="009923F5">
          <w:rPr>
            <w:rStyle w:val="Hyperlink"/>
          </w:rPr>
          <w:t>Background</w:t>
        </w:r>
        <w:r>
          <w:rPr>
            <w:webHidden/>
          </w:rPr>
          <w:tab/>
        </w:r>
        <w:r>
          <w:rPr>
            <w:webHidden/>
          </w:rPr>
          <w:fldChar w:fldCharType="begin"/>
        </w:r>
        <w:r>
          <w:rPr>
            <w:webHidden/>
          </w:rPr>
          <w:instrText xml:space="preserve"> PAGEREF _Toc190977179 \h </w:instrText>
        </w:r>
        <w:r>
          <w:rPr>
            <w:webHidden/>
          </w:rPr>
        </w:r>
        <w:r>
          <w:rPr>
            <w:webHidden/>
          </w:rPr>
          <w:fldChar w:fldCharType="separate"/>
        </w:r>
        <w:r>
          <w:rPr>
            <w:webHidden/>
          </w:rPr>
          <w:t>3</w:t>
        </w:r>
        <w:r>
          <w:rPr>
            <w:webHidden/>
          </w:rPr>
          <w:fldChar w:fldCharType="end"/>
        </w:r>
      </w:hyperlink>
    </w:p>
    <w:p w14:paraId="440B2A0C" w14:textId="09811A14"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80" w:history="1">
        <w:r w:rsidRPr="009923F5">
          <w:rPr>
            <w:rStyle w:val="Hyperlink"/>
            <w:noProof/>
          </w:rPr>
          <w:t>2.1.</w:t>
        </w:r>
        <w:r>
          <w:rPr>
            <w:rFonts w:asciiTheme="minorHAnsi" w:hAnsiTheme="minorHAnsi"/>
            <w:noProof/>
            <w:kern w:val="2"/>
            <w:sz w:val="24"/>
            <w:szCs w:val="24"/>
            <w:lang w:val="de-DE" w:eastAsia="de-DE"/>
            <w14:ligatures w14:val="standardContextual"/>
          </w:rPr>
          <w:tab/>
        </w:r>
        <w:r w:rsidRPr="009923F5">
          <w:rPr>
            <w:rStyle w:val="Hyperlink"/>
            <w:noProof/>
          </w:rPr>
          <w:t>Overview of Wind Turbines</w:t>
        </w:r>
        <w:r>
          <w:rPr>
            <w:noProof/>
            <w:webHidden/>
          </w:rPr>
          <w:tab/>
        </w:r>
        <w:r>
          <w:rPr>
            <w:noProof/>
            <w:webHidden/>
          </w:rPr>
          <w:fldChar w:fldCharType="begin"/>
        </w:r>
        <w:r>
          <w:rPr>
            <w:noProof/>
            <w:webHidden/>
          </w:rPr>
          <w:instrText xml:space="preserve"> PAGEREF _Toc190977180 \h </w:instrText>
        </w:r>
        <w:r>
          <w:rPr>
            <w:noProof/>
            <w:webHidden/>
          </w:rPr>
        </w:r>
        <w:r>
          <w:rPr>
            <w:noProof/>
            <w:webHidden/>
          </w:rPr>
          <w:fldChar w:fldCharType="separate"/>
        </w:r>
        <w:r>
          <w:rPr>
            <w:noProof/>
            <w:webHidden/>
          </w:rPr>
          <w:t>3</w:t>
        </w:r>
        <w:r>
          <w:rPr>
            <w:noProof/>
            <w:webHidden/>
          </w:rPr>
          <w:fldChar w:fldCharType="end"/>
        </w:r>
      </w:hyperlink>
    </w:p>
    <w:p w14:paraId="7B58E400" w14:textId="7332AC1B"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81" w:history="1">
        <w:r w:rsidRPr="009923F5">
          <w:rPr>
            <w:rStyle w:val="Hyperlink"/>
            <w:noProof/>
          </w:rPr>
          <w:t>2.2.</w:t>
        </w:r>
        <w:r>
          <w:rPr>
            <w:rFonts w:asciiTheme="minorHAnsi" w:hAnsiTheme="minorHAnsi"/>
            <w:noProof/>
            <w:kern w:val="2"/>
            <w:sz w:val="24"/>
            <w:szCs w:val="24"/>
            <w:lang w:val="de-DE" w:eastAsia="de-DE"/>
            <w14:ligatures w14:val="standardContextual"/>
          </w:rPr>
          <w:tab/>
        </w:r>
        <w:r w:rsidRPr="009923F5">
          <w:rPr>
            <w:rStyle w:val="Hyperlink"/>
            <w:noProof/>
          </w:rPr>
          <w:t>Wind Turbine Failure Analysis</w:t>
        </w:r>
        <w:r>
          <w:rPr>
            <w:noProof/>
            <w:webHidden/>
          </w:rPr>
          <w:tab/>
        </w:r>
        <w:r>
          <w:rPr>
            <w:noProof/>
            <w:webHidden/>
          </w:rPr>
          <w:fldChar w:fldCharType="begin"/>
        </w:r>
        <w:r>
          <w:rPr>
            <w:noProof/>
            <w:webHidden/>
          </w:rPr>
          <w:instrText xml:space="preserve"> PAGEREF _Toc190977181 \h </w:instrText>
        </w:r>
        <w:r>
          <w:rPr>
            <w:noProof/>
            <w:webHidden/>
          </w:rPr>
        </w:r>
        <w:r>
          <w:rPr>
            <w:noProof/>
            <w:webHidden/>
          </w:rPr>
          <w:fldChar w:fldCharType="separate"/>
        </w:r>
        <w:r>
          <w:rPr>
            <w:noProof/>
            <w:webHidden/>
          </w:rPr>
          <w:t>4</w:t>
        </w:r>
        <w:r>
          <w:rPr>
            <w:noProof/>
            <w:webHidden/>
          </w:rPr>
          <w:fldChar w:fldCharType="end"/>
        </w:r>
      </w:hyperlink>
    </w:p>
    <w:p w14:paraId="1C2FC572" w14:textId="386F4B53" w:rsidR="007E1D0C" w:rsidRDefault="007E1D0C">
      <w:pPr>
        <w:pStyle w:val="Verzeichnis3"/>
        <w:tabs>
          <w:tab w:val="left" w:pos="1200"/>
          <w:tab w:val="right" w:leader="dot" w:pos="9062"/>
        </w:tabs>
        <w:rPr>
          <w:rFonts w:asciiTheme="minorHAnsi" w:hAnsiTheme="minorHAnsi"/>
          <w:noProof/>
          <w:kern w:val="2"/>
          <w:sz w:val="24"/>
          <w:szCs w:val="24"/>
          <w:lang w:val="de-DE" w:eastAsia="de-DE"/>
          <w14:ligatures w14:val="standardContextual"/>
        </w:rPr>
      </w:pPr>
      <w:hyperlink w:anchor="_Toc190977182" w:history="1">
        <w:r w:rsidRPr="009923F5">
          <w:rPr>
            <w:rStyle w:val="Hyperlink"/>
            <w:noProof/>
          </w:rPr>
          <w:t>2.2.1.</w:t>
        </w:r>
        <w:r>
          <w:rPr>
            <w:rFonts w:asciiTheme="minorHAnsi" w:hAnsiTheme="minorHAnsi"/>
            <w:noProof/>
            <w:kern w:val="2"/>
            <w:sz w:val="24"/>
            <w:szCs w:val="24"/>
            <w:lang w:val="de-DE" w:eastAsia="de-DE"/>
            <w14:ligatures w14:val="standardContextual"/>
          </w:rPr>
          <w:tab/>
        </w:r>
        <w:r w:rsidRPr="009923F5">
          <w:rPr>
            <w:rStyle w:val="Hyperlink"/>
            <w:noProof/>
          </w:rPr>
          <w:t>Fault Tree Analysis</w:t>
        </w:r>
        <w:r>
          <w:rPr>
            <w:noProof/>
            <w:webHidden/>
          </w:rPr>
          <w:tab/>
        </w:r>
        <w:r>
          <w:rPr>
            <w:noProof/>
            <w:webHidden/>
          </w:rPr>
          <w:fldChar w:fldCharType="begin"/>
        </w:r>
        <w:r>
          <w:rPr>
            <w:noProof/>
            <w:webHidden/>
          </w:rPr>
          <w:instrText xml:space="preserve"> PAGEREF _Toc190977182 \h </w:instrText>
        </w:r>
        <w:r>
          <w:rPr>
            <w:noProof/>
            <w:webHidden/>
          </w:rPr>
        </w:r>
        <w:r>
          <w:rPr>
            <w:noProof/>
            <w:webHidden/>
          </w:rPr>
          <w:fldChar w:fldCharType="separate"/>
        </w:r>
        <w:r>
          <w:rPr>
            <w:noProof/>
            <w:webHidden/>
          </w:rPr>
          <w:t>4</w:t>
        </w:r>
        <w:r>
          <w:rPr>
            <w:noProof/>
            <w:webHidden/>
          </w:rPr>
          <w:fldChar w:fldCharType="end"/>
        </w:r>
      </w:hyperlink>
    </w:p>
    <w:p w14:paraId="6FB65A30" w14:textId="23C01EE0" w:rsidR="007E1D0C" w:rsidRDefault="007E1D0C">
      <w:pPr>
        <w:pStyle w:val="Verzeichnis3"/>
        <w:tabs>
          <w:tab w:val="left" w:pos="1200"/>
          <w:tab w:val="right" w:leader="dot" w:pos="9062"/>
        </w:tabs>
        <w:rPr>
          <w:rFonts w:asciiTheme="minorHAnsi" w:hAnsiTheme="minorHAnsi"/>
          <w:noProof/>
          <w:kern w:val="2"/>
          <w:sz w:val="24"/>
          <w:szCs w:val="24"/>
          <w:lang w:val="de-DE" w:eastAsia="de-DE"/>
          <w14:ligatures w14:val="standardContextual"/>
        </w:rPr>
      </w:pPr>
      <w:hyperlink w:anchor="_Toc190977183" w:history="1">
        <w:r w:rsidRPr="009923F5">
          <w:rPr>
            <w:rStyle w:val="Hyperlink"/>
            <w:noProof/>
          </w:rPr>
          <w:t>2.2.2.</w:t>
        </w:r>
        <w:r>
          <w:rPr>
            <w:rFonts w:asciiTheme="minorHAnsi" w:hAnsiTheme="minorHAnsi"/>
            <w:noProof/>
            <w:kern w:val="2"/>
            <w:sz w:val="24"/>
            <w:szCs w:val="24"/>
            <w:lang w:val="de-DE" w:eastAsia="de-DE"/>
            <w14:ligatures w14:val="standardContextual"/>
          </w:rPr>
          <w:tab/>
        </w:r>
        <w:r w:rsidRPr="009923F5">
          <w:rPr>
            <w:rStyle w:val="Hyperlink"/>
            <w:noProof/>
          </w:rPr>
          <w:t>Fault Causes</w:t>
        </w:r>
        <w:r>
          <w:rPr>
            <w:noProof/>
            <w:webHidden/>
          </w:rPr>
          <w:tab/>
        </w:r>
        <w:r>
          <w:rPr>
            <w:noProof/>
            <w:webHidden/>
          </w:rPr>
          <w:fldChar w:fldCharType="begin"/>
        </w:r>
        <w:r>
          <w:rPr>
            <w:noProof/>
            <w:webHidden/>
          </w:rPr>
          <w:instrText xml:space="preserve"> PAGEREF _Toc190977183 \h </w:instrText>
        </w:r>
        <w:r>
          <w:rPr>
            <w:noProof/>
            <w:webHidden/>
          </w:rPr>
        </w:r>
        <w:r>
          <w:rPr>
            <w:noProof/>
            <w:webHidden/>
          </w:rPr>
          <w:fldChar w:fldCharType="separate"/>
        </w:r>
        <w:r>
          <w:rPr>
            <w:noProof/>
            <w:webHidden/>
          </w:rPr>
          <w:t>5</w:t>
        </w:r>
        <w:r>
          <w:rPr>
            <w:noProof/>
            <w:webHidden/>
          </w:rPr>
          <w:fldChar w:fldCharType="end"/>
        </w:r>
      </w:hyperlink>
    </w:p>
    <w:p w14:paraId="41AED0FC" w14:textId="7C7CCDE2"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84" w:history="1">
        <w:r w:rsidRPr="009923F5">
          <w:rPr>
            <w:rStyle w:val="Hyperlink"/>
            <w:noProof/>
          </w:rPr>
          <w:t>2.3.</w:t>
        </w:r>
        <w:r>
          <w:rPr>
            <w:rFonts w:asciiTheme="minorHAnsi" w:hAnsiTheme="minorHAnsi"/>
            <w:noProof/>
            <w:kern w:val="2"/>
            <w:sz w:val="24"/>
            <w:szCs w:val="24"/>
            <w:lang w:val="de-DE" w:eastAsia="de-DE"/>
            <w14:ligatures w14:val="standardContextual"/>
          </w:rPr>
          <w:tab/>
        </w:r>
        <w:r w:rsidRPr="009923F5">
          <w:rPr>
            <w:rStyle w:val="Hyperlink"/>
            <w:noProof/>
          </w:rPr>
          <w:t>Maintenance Strategies</w:t>
        </w:r>
        <w:r>
          <w:rPr>
            <w:noProof/>
            <w:webHidden/>
          </w:rPr>
          <w:tab/>
        </w:r>
        <w:r>
          <w:rPr>
            <w:noProof/>
            <w:webHidden/>
          </w:rPr>
          <w:fldChar w:fldCharType="begin"/>
        </w:r>
        <w:r>
          <w:rPr>
            <w:noProof/>
            <w:webHidden/>
          </w:rPr>
          <w:instrText xml:space="preserve"> PAGEREF _Toc190977184 \h </w:instrText>
        </w:r>
        <w:r>
          <w:rPr>
            <w:noProof/>
            <w:webHidden/>
          </w:rPr>
        </w:r>
        <w:r>
          <w:rPr>
            <w:noProof/>
            <w:webHidden/>
          </w:rPr>
          <w:fldChar w:fldCharType="separate"/>
        </w:r>
        <w:r>
          <w:rPr>
            <w:noProof/>
            <w:webHidden/>
          </w:rPr>
          <w:t>5</w:t>
        </w:r>
        <w:r>
          <w:rPr>
            <w:noProof/>
            <w:webHidden/>
          </w:rPr>
          <w:fldChar w:fldCharType="end"/>
        </w:r>
      </w:hyperlink>
    </w:p>
    <w:p w14:paraId="6A941C9A" w14:textId="4665DB09" w:rsidR="007E1D0C" w:rsidRDefault="007E1D0C">
      <w:pPr>
        <w:pStyle w:val="Verzeichnis3"/>
        <w:tabs>
          <w:tab w:val="left" w:pos="1200"/>
          <w:tab w:val="right" w:leader="dot" w:pos="9062"/>
        </w:tabs>
        <w:rPr>
          <w:rFonts w:asciiTheme="minorHAnsi" w:hAnsiTheme="minorHAnsi"/>
          <w:noProof/>
          <w:kern w:val="2"/>
          <w:sz w:val="24"/>
          <w:szCs w:val="24"/>
          <w:lang w:val="de-DE" w:eastAsia="de-DE"/>
          <w14:ligatures w14:val="standardContextual"/>
        </w:rPr>
      </w:pPr>
      <w:hyperlink w:anchor="_Toc190977185" w:history="1">
        <w:r w:rsidRPr="009923F5">
          <w:rPr>
            <w:rStyle w:val="Hyperlink"/>
            <w:noProof/>
          </w:rPr>
          <w:t>2.3.1.</w:t>
        </w:r>
        <w:r>
          <w:rPr>
            <w:rFonts w:asciiTheme="minorHAnsi" w:hAnsiTheme="minorHAnsi"/>
            <w:noProof/>
            <w:kern w:val="2"/>
            <w:sz w:val="24"/>
            <w:szCs w:val="24"/>
            <w:lang w:val="de-DE" w:eastAsia="de-DE"/>
            <w14:ligatures w14:val="standardContextual"/>
          </w:rPr>
          <w:tab/>
        </w:r>
        <w:r w:rsidRPr="009923F5">
          <w:rPr>
            <w:rStyle w:val="Hyperlink"/>
            <w:noProof/>
          </w:rPr>
          <w:t>Corrective and reactive Maintenance</w:t>
        </w:r>
        <w:r>
          <w:rPr>
            <w:noProof/>
            <w:webHidden/>
          </w:rPr>
          <w:tab/>
        </w:r>
        <w:r>
          <w:rPr>
            <w:noProof/>
            <w:webHidden/>
          </w:rPr>
          <w:fldChar w:fldCharType="begin"/>
        </w:r>
        <w:r>
          <w:rPr>
            <w:noProof/>
            <w:webHidden/>
          </w:rPr>
          <w:instrText xml:space="preserve"> PAGEREF _Toc190977185 \h </w:instrText>
        </w:r>
        <w:r>
          <w:rPr>
            <w:noProof/>
            <w:webHidden/>
          </w:rPr>
        </w:r>
        <w:r>
          <w:rPr>
            <w:noProof/>
            <w:webHidden/>
          </w:rPr>
          <w:fldChar w:fldCharType="separate"/>
        </w:r>
        <w:r>
          <w:rPr>
            <w:noProof/>
            <w:webHidden/>
          </w:rPr>
          <w:t>6</w:t>
        </w:r>
        <w:r>
          <w:rPr>
            <w:noProof/>
            <w:webHidden/>
          </w:rPr>
          <w:fldChar w:fldCharType="end"/>
        </w:r>
      </w:hyperlink>
    </w:p>
    <w:p w14:paraId="4F1A1D9B" w14:textId="102358B5" w:rsidR="007E1D0C" w:rsidRDefault="007E1D0C">
      <w:pPr>
        <w:pStyle w:val="Verzeichnis3"/>
        <w:tabs>
          <w:tab w:val="left" w:pos="1200"/>
          <w:tab w:val="right" w:leader="dot" w:pos="9062"/>
        </w:tabs>
        <w:rPr>
          <w:rFonts w:asciiTheme="minorHAnsi" w:hAnsiTheme="minorHAnsi"/>
          <w:noProof/>
          <w:kern w:val="2"/>
          <w:sz w:val="24"/>
          <w:szCs w:val="24"/>
          <w:lang w:val="de-DE" w:eastAsia="de-DE"/>
          <w14:ligatures w14:val="standardContextual"/>
        </w:rPr>
      </w:pPr>
      <w:hyperlink w:anchor="_Toc190977186" w:history="1">
        <w:r w:rsidRPr="009923F5">
          <w:rPr>
            <w:rStyle w:val="Hyperlink"/>
            <w:noProof/>
          </w:rPr>
          <w:t>2.3.2.</w:t>
        </w:r>
        <w:r>
          <w:rPr>
            <w:rFonts w:asciiTheme="minorHAnsi" w:hAnsiTheme="minorHAnsi"/>
            <w:noProof/>
            <w:kern w:val="2"/>
            <w:sz w:val="24"/>
            <w:szCs w:val="24"/>
            <w:lang w:val="de-DE" w:eastAsia="de-DE"/>
            <w14:ligatures w14:val="standardContextual"/>
          </w:rPr>
          <w:tab/>
        </w:r>
        <w:r w:rsidRPr="009923F5">
          <w:rPr>
            <w:rStyle w:val="Hyperlink"/>
            <w:noProof/>
          </w:rPr>
          <w:t>Preventive and scheduled Maintenance</w:t>
        </w:r>
        <w:r>
          <w:rPr>
            <w:noProof/>
            <w:webHidden/>
          </w:rPr>
          <w:tab/>
        </w:r>
        <w:r>
          <w:rPr>
            <w:noProof/>
            <w:webHidden/>
          </w:rPr>
          <w:fldChar w:fldCharType="begin"/>
        </w:r>
        <w:r>
          <w:rPr>
            <w:noProof/>
            <w:webHidden/>
          </w:rPr>
          <w:instrText xml:space="preserve"> PAGEREF _Toc190977186 \h </w:instrText>
        </w:r>
        <w:r>
          <w:rPr>
            <w:noProof/>
            <w:webHidden/>
          </w:rPr>
        </w:r>
        <w:r>
          <w:rPr>
            <w:noProof/>
            <w:webHidden/>
          </w:rPr>
          <w:fldChar w:fldCharType="separate"/>
        </w:r>
        <w:r>
          <w:rPr>
            <w:noProof/>
            <w:webHidden/>
          </w:rPr>
          <w:t>7</w:t>
        </w:r>
        <w:r>
          <w:rPr>
            <w:noProof/>
            <w:webHidden/>
          </w:rPr>
          <w:fldChar w:fldCharType="end"/>
        </w:r>
      </w:hyperlink>
    </w:p>
    <w:p w14:paraId="37EE9F19" w14:textId="5822275F" w:rsidR="007E1D0C" w:rsidRDefault="007E1D0C">
      <w:pPr>
        <w:pStyle w:val="Verzeichnis3"/>
        <w:tabs>
          <w:tab w:val="left" w:pos="1200"/>
          <w:tab w:val="right" w:leader="dot" w:pos="9062"/>
        </w:tabs>
        <w:rPr>
          <w:rFonts w:asciiTheme="minorHAnsi" w:hAnsiTheme="minorHAnsi"/>
          <w:noProof/>
          <w:kern w:val="2"/>
          <w:sz w:val="24"/>
          <w:szCs w:val="24"/>
          <w:lang w:val="de-DE" w:eastAsia="de-DE"/>
          <w14:ligatures w14:val="standardContextual"/>
        </w:rPr>
      </w:pPr>
      <w:hyperlink w:anchor="_Toc190977187" w:history="1">
        <w:r w:rsidRPr="009923F5">
          <w:rPr>
            <w:rStyle w:val="Hyperlink"/>
            <w:noProof/>
          </w:rPr>
          <w:t>2.3.3.</w:t>
        </w:r>
        <w:r>
          <w:rPr>
            <w:rFonts w:asciiTheme="minorHAnsi" w:hAnsiTheme="minorHAnsi"/>
            <w:noProof/>
            <w:kern w:val="2"/>
            <w:sz w:val="24"/>
            <w:szCs w:val="24"/>
            <w:lang w:val="de-DE" w:eastAsia="de-DE"/>
            <w14:ligatures w14:val="standardContextual"/>
          </w:rPr>
          <w:tab/>
        </w:r>
        <w:r w:rsidRPr="009923F5">
          <w:rPr>
            <w:rStyle w:val="Hyperlink"/>
            <w:noProof/>
          </w:rPr>
          <w:t>Condition-based Maintenance</w:t>
        </w:r>
        <w:r>
          <w:rPr>
            <w:noProof/>
            <w:webHidden/>
          </w:rPr>
          <w:tab/>
        </w:r>
        <w:r>
          <w:rPr>
            <w:noProof/>
            <w:webHidden/>
          </w:rPr>
          <w:fldChar w:fldCharType="begin"/>
        </w:r>
        <w:r>
          <w:rPr>
            <w:noProof/>
            <w:webHidden/>
          </w:rPr>
          <w:instrText xml:space="preserve"> PAGEREF _Toc190977187 \h </w:instrText>
        </w:r>
        <w:r>
          <w:rPr>
            <w:noProof/>
            <w:webHidden/>
          </w:rPr>
        </w:r>
        <w:r>
          <w:rPr>
            <w:noProof/>
            <w:webHidden/>
          </w:rPr>
          <w:fldChar w:fldCharType="separate"/>
        </w:r>
        <w:r>
          <w:rPr>
            <w:noProof/>
            <w:webHidden/>
          </w:rPr>
          <w:t>8</w:t>
        </w:r>
        <w:r>
          <w:rPr>
            <w:noProof/>
            <w:webHidden/>
          </w:rPr>
          <w:fldChar w:fldCharType="end"/>
        </w:r>
      </w:hyperlink>
    </w:p>
    <w:p w14:paraId="585A491D" w14:textId="3662945A" w:rsidR="007E1D0C" w:rsidRDefault="007E1D0C">
      <w:pPr>
        <w:pStyle w:val="Verzeichnis3"/>
        <w:tabs>
          <w:tab w:val="left" w:pos="1200"/>
          <w:tab w:val="right" w:leader="dot" w:pos="9062"/>
        </w:tabs>
        <w:rPr>
          <w:rFonts w:asciiTheme="minorHAnsi" w:hAnsiTheme="minorHAnsi"/>
          <w:noProof/>
          <w:kern w:val="2"/>
          <w:sz w:val="24"/>
          <w:szCs w:val="24"/>
          <w:lang w:val="de-DE" w:eastAsia="de-DE"/>
          <w14:ligatures w14:val="standardContextual"/>
        </w:rPr>
      </w:pPr>
      <w:hyperlink w:anchor="_Toc190977188" w:history="1">
        <w:r w:rsidRPr="009923F5">
          <w:rPr>
            <w:rStyle w:val="Hyperlink"/>
            <w:noProof/>
          </w:rPr>
          <w:t>2.3.4.</w:t>
        </w:r>
        <w:r>
          <w:rPr>
            <w:rFonts w:asciiTheme="minorHAnsi" w:hAnsiTheme="minorHAnsi"/>
            <w:noProof/>
            <w:kern w:val="2"/>
            <w:sz w:val="24"/>
            <w:szCs w:val="24"/>
            <w:lang w:val="de-DE" w:eastAsia="de-DE"/>
            <w14:ligatures w14:val="standardContextual"/>
          </w:rPr>
          <w:tab/>
        </w:r>
        <w:r w:rsidRPr="009923F5">
          <w:rPr>
            <w:rStyle w:val="Hyperlink"/>
            <w:noProof/>
          </w:rPr>
          <w:t>Predictive Maintenance</w:t>
        </w:r>
        <w:r>
          <w:rPr>
            <w:noProof/>
            <w:webHidden/>
          </w:rPr>
          <w:tab/>
        </w:r>
        <w:r>
          <w:rPr>
            <w:noProof/>
            <w:webHidden/>
          </w:rPr>
          <w:fldChar w:fldCharType="begin"/>
        </w:r>
        <w:r>
          <w:rPr>
            <w:noProof/>
            <w:webHidden/>
          </w:rPr>
          <w:instrText xml:space="preserve"> PAGEREF _Toc190977188 \h </w:instrText>
        </w:r>
        <w:r>
          <w:rPr>
            <w:noProof/>
            <w:webHidden/>
          </w:rPr>
        </w:r>
        <w:r>
          <w:rPr>
            <w:noProof/>
            <w:webHidden/>
          </w:rPr>
          <w:fldChar w:fldCharType="separate"/>
        </w:r>
        <w:r>
          <w:rPr>
            <w:noProof/>
            <w:webHidden/>
          </w:rPr>
          <w:t>9</w:t>
        </w:r>
        <w:r>
          <w:rPr>
            <w:noProof/>
            <w:webHidden/>
          </w:rPr>
          <w:fldChar w:fldCharType="end"/>
        </w:r>
      </w:hyperlink>
    </w:p>
    <w:p w14:paraId="1AB3BEDF" w14:textId="194F3159"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89" w:history="1">
        <w:r w:rsidRPr="009923F5">
          <w:rPr>
            <w:rStyle w:val="Hyperlink"/>
            <w:noProof/>
          </w:rPr>
          <w:t>2.4.</w:t>
        </w:r>
        <w:r>
          <w:rPr>
            <w:rFonts w:asciiTheme="minorHAnsi" w:hAnsiTheme="minorHAnsi"/>
            <w:noProof/>
            <w:kern w:val="2"/>
            <w:sz w:val="24"/>
            <w:szCs w:val="24"/>
            <w:lang w:val="de-DE" w:eastAsia="de-DE"/>
            <w14:ligatures w14:val="standardContextual"/>
          </w:rPr>
          <w:tab/>
        </w:r>
        <w:r w:rsidRPr="009923F5">
          <w:rPr>
            <w:rStyle w:val="Hyperlink"/>
            <w:noProof/>
          </w:rPr>
          <w:t>SCADA Data</w:t>
        </w:r>
        <w:r>
          <w:rPr>
            <w:noProof/>
            <w:webHidden/>
          </w:rPr>
          <w:tab/>
        </w:r>
        <w:r>
          <w:rPr>
            <w:noProof/>
            <w:webHidden/>
          </w:rPr>
          <w:fldChar w:fldCharType="begin"/>
        </w:r>
        <w:r>
          <w:rPr>
            <w:noProof/>
            <w:webHidden/>
          </w:rPr>
          <w:instrText xml:space="preserve"> PAGEREF _Toc190977189 \h </w:instrText>
        </w:r>
        <w:r>
          <w:rPr>
            <w:noProof/>
            <w:webHidden/>
          </w:rPr>
        </w:r>
        <w:r>
          <w:rPr>
            <w:noProof/>
            <w:webHidden/>
          </w:rPr>
          <w:fldChar w:fldCharType="separate"/>
        </w:r>
        <w:r>
          <w:rPr>
            <w:noProof/>
            <w:webHidden/>
          </w:rPr>
          <w:t>10</w:t>
        </w:r>
        <w:r>
          <w:rPr>
            <w:noProof/>
            <w:webHidden/>
          </w:rPr>
          <w:fldChar w:fldCharType="end"/>
        </w:r>
      </w:hyperlink>
    </w:p>
    <w:p w14:paraId="7CAE229C" w14:textId="6CB704E3"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0" w:history="1">
        <w:r w:rsidRPr="009923F5">
          <w:rPr>
            <w:rStyle w:val="Hyperlink"/>
            <w:noProof/>
          </w:rPr>
          <w:t>2.5.</w:t>
        </w:r>
        <w:r>
          <w:rPr>
            <w:rFonts w:asciiTheme="minorHAnsi" w:hAnsiTheme="minorHAnsi"/>
            <w:noProof/>
            <w:kern w:val="2"/>
            <w:sz w:val="24"/>
            <w:szCs w:val="24"/>
            <w:lang w:val="de-DE" w:eastAsia="de-DE"/>
            <w14:ligatures w14:val="standardContextual"/>
          </w:rPr>
          <w:tab/>
        </w:r>
        <w:r w:rsidRPr="009923F5">
          <w:rPr>
            <w:rStyle w:val="Hyperlink"/>
            <w:noProof/>
          </w:rPr>
          <w:t>Algorithms and Methods for Predictive Maintenance</w:t>
        </w:r>
        <w:r>
          <w:rPr>
            <w:noProof/>
            <w:webHidden/>
          </w:rPr>
          <w:tab/>
        </w:r>
        <w:r>
          <w:rPr>
            <w:noProof/>
            <w:webHidden/>
          </w:rPr>
          <w:fldChar w:fldCharType="begin"/>
        </w:r>
        <w:r>
          <w:rPr>
            <w:noProof/>
            <w:webHidden/>
          </w:rPr>
          <w:instrText xml:space="preserve"> PAGEREF _Toc190977190 \h </w:instrText>
        </w:r>
        <w:r>
          <w:rPr>
            <w:noProof/>
            <w:webHidden/>
          </w:rPr>
        </w:r>
        <w:r>
          <w:rPr>
            <w:noProof/>
            <w:webHidden/>
          </w:rPr>
          <w:fldChar w:fldCharType="separate"/>
        </w:r>
        <w:r>
          <w:rPr>
            <w:noProof/>
            <w:webHidden/>
          </w:rPr>
          <w:t>11</w:t>
        </w:r>
        <w:r>
          <w:rPr>
            <w:noProof/>
            <w:webHidden/>
          </w:rPr>
          <w:fldChar w:fldCharType="end"/>
        </w:r>
      </w:hyperlink>
    </w:p>
    <w:p w14:paraId="3F72C451" w14:textId="2DAC7360" w:rsidR="007E1D0C" w:rsidRDefault="007E1D0C">
      <w:pPr>
        <w:pStyle w:val="Verzeichnis1"/>
        <w:rPr>
          <w:rFonts w:asciiTheme="minorHAnsi" w:hAnsiTheme="minorHAnsi"/>
          <w:b w:val="0"/>
          <w:kern w:val="2"/>
          <w:sz w:val="24"/>
          <w:szCs w:val="24"/>
          <w:lang w:val="de-DE" w:eastAsia="de-DE"/>
          <w14:ligatures w14:val="standardContextual"/>
        </w:rPr>
      </w:pPr>
      <w:hyperlink w:anchor="_Toc190977191" w:history="1">
        <w:r w:rsidRPr="009923F5">
          <w:rPr>
            <w:rStyle w:val="Hyperlink"/>
          </w:rPr>
          <w:t>3.</w:t>
        </w:r>
        <w:r>
          <w:rPr>
            <w:rFonts w:asciiTheme="minorHAnsi" w:hAnsiTheme="minorHAnsi"/>
            <w:b w:val="0"/>
            <w:kern w:val="2"/>
            <w:sz w:val="24"/>
            <w:szCs w:val="24"/>
            <w:lang w:val="de-DE" w:eastAsia="de-DE"/>
            <w14:ligatures w14:val="standardContextual"/>
          </w:rPr>
          <w:tab/>
        </w:r>
        <w:r w:rsidRPr="009923F5">
          <w:rPr>
            <w:rStyle w:val="Hyperlink"/>
          </w:rPr>
          <w:t>Methodology</w:t>
        </w:r>
        <w:r>
          <w:rPr>
            <w:webHidden/>
          </w:rPr>
          <w:tab/>
        </w:r>
        <w:r>
          <w:rPr>
            <w:webHidden/>
          </w:rPr>
          <w:fldChar w:fldCharType="begin"/>
        </w:r>
        <w:r>
          <w:rPr>
            <w:webHidden/>
          </w:rPr>
          <w:instrText xml:space="preserve"> PAGEREF _Toc190977191 \h </w:instrText>
        </w:r>
        <w:r>
          <w:rPr>
            <w:webHidden/>
          </w:rPr>
        </w:r>
        <w:r>
          <w:rPr>
            <w:webHidden/>
          </w:rPr>
          <w:fldChar w:fldCharType="separate"/>
        </w:r>
        <w:r>
          <w:rPr>
            <w:webHidden/>
          </w:rPr>
          <w:t>12</w:t>
        </w:r>
        <w:r>
          <w:rPr>
            <w:webHidden/>
          </w:rPr>
          <w:fldChar w:fldCharType="end"/>
        </w:r>
      </w:hyperlink>
    </w:p>
    <w:p w14:paraId="30E224D4" w14:textId="759E7463"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2" w:history="1">
        <w:r w:rsidRPr="009923F5">
          <w:rPr>
            <w:rStyle w:val="Hyperlink"/>
            <w:noProof/>
          </w:rPr>
          <w:t>3.1.</w:t>
        </w:r>
        <w:r>
          <w:rPr>
            <w:rFonts w:asciiTheme="minorHAnsi" w:hAnsiTheme="minorHAnsi"/>
            <w:noProof/>
            <w:kern w:val="2"/>
            <w:sz w:val="24"/>
            <w:szCs w:val="24"/>
            <w:lang w:val="de-DE" w:eastAsia="de-DE"/>
            <w14:ligatures w14:val="standardContextual"/>
          </w:rPr>
          <w:tab/>
        </w:r>
        <w:r w:rsidRPr="009923F5">
          <w:rPr>
            <w:rStyle w:val="Hyperlink"/>
            <w:noProof/>
          </w:rPr>
          <w:t>Data Acquisition</w:t>
        </w:r>
        <w:r>
          <w:rPr>
            <w:noProof/>
            <w:webHidden/>
          </w:rPr>
          <w:tab/>
        </w:r>
        <w:r>
          <w:rPr>
            <w:noProof/>
            <w:webHidden/>
          </w:rPr>
          <w:fldChar w:fldCharType="begin"/>
        </w:r>
        <w:r>
          <w:rPr>
            <w:noProof/>
            <w:webHidden/>
          </w:rPr>
          <w:instrText xml:space="preserve"> PAGEREF _Toc190977192 \h </w:instrText>
        </w:r>
        <w:r>
          <w:rPr>
            <w:noProof/>
            <w:webHidden/>
          </w:rPr>
        </w:r>
        <w:r>
          <w:rPr>
            <w:noProof/>
            <w:webHidden/>
          </w:rPr>
          <w:fldChar w:fldCharType="separate"/>
        </w:r>
        <w:r>
          <w:rPr>
            <w:noProof/>
            <w:webHidden/>
          </w:rPr>
          <w:t>12</w:t>
        </w:r>
        <w:r>
          <w:rPr>
            <w:noProof/>
            <w:webHidden/>
          </w:rPr>
          <w:fldChar w:fldCharType="end"/>
        </w:r>
      </w:hyperlink>
    </w:p>
    <w:p w14:paraId="6EABA4D7" w14:textId="17E5A58F"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3" w:history="1">
        <w:r w:rsidRPr="009923F5">
          <w:rPr>
            <w:rStyle w:val="Hyperlink"/>
            <w:noProof/>
          </w:rPr>
          <w:t>3.2.</w:t>
        </w:r>
        <w:r>
          <w:rPr>
            <w:rFonts w:asciiTheme="minorHAnsi" w:hAnsiTheme="minorHAnsi"/>
            <w:noProof/>
            <w:kern w:val="2"/>
            <w:sz w:val="24"/>
            <w:szCs w:val="24"/>
            <w:lang w:val="de-DE" w:eastAsia="de-DE"/>
            <w14:ligatures w14:val="standardContextual"/>
          </w:rPr>
          <w:tab/>
        </w:r>
        <w:r w:rsidRPr="009923F5">
          <w:rPr>
            <w:rStyle w:val="Hyperlink"/>
            <w:noProof/>
          </w:rPr>
          <w:t>Dataset Description</w:t>
        </w:r>
        <w:r>
          <w:rPr>
            <w:noProof/>
            <w:webHidden/>
          </w:rPr>
          <w:tab/>
        </w:r>
        <w:r>
          <w:rPr>
            <w:noProof/>
            <w:webHidden/>
          </w:rPr>
          <w:fldChar w:fldCharType="begin"/>
        </w:r>
        <w:r>
          <w:rPr>
            <w:noProof/>
            <w:webHidden/>
          </w:rPr>
          <w:instrText xml:space="preserve"> PAGEREF _Toc190977193 \h </w:instrText>
        </w:r>
        <w:r>
          <w:rPr>
            <w:noProof/>
            <w:webHidden/>
          </w:rPr>
        </w:r>
        <w:r>
          <w:rPr>
            <w:noProof/>
            <w:webHidden/>
          </w:rPr>
          <w:fldChar w:fldCharType="separate"/>
        </w:r>
        <w:r>
          <w:rPr>
            <w:noProof/>
            <w:webHidden/>
          </w:rPr>
          <w:t>12</w:t>
        </w:r>
        <w:r>
          <w:rPr>
            <w:noProof/>
            <w:webHidden/>
          </w:rPr>
          <w:fldChar w:fldCharType="end"/>
        </w:r>
      </w:hyperlink>
    </w:p>
    <w:p w14:paraId="49DFC56A" w14:textId="5A86DA85"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4" w:history="1">
        <w:r w:rsidRPr="009923F5">
          <w:rPr>
            <w:rStyle w:val="Hyperlink"/>
            <w:noProof/>
          </w:rPr>
          <w:t>3.3.</w:t>
        </w:r>
        <w:r>
          <w:rPr>
            <w:rFonts w:asciiTheme="minorHAnsi" w:hAnsiTheme="minorHAnsi"/>
            <w:noProof/>
            <w:kern w:val="2"/>
            <w:sz w:val="24"/>
            <w:szCs w:val="24"/>
            <w:lang w:val="de-DE" w:eastAsia="de-DE"/>
            <w14:ligatures w14:val="standardContextual"/>
          </w:rPr>
          <w:tab/>
        </w:r>
        <w:r w:rsidRPr="009923F5">
          <w:rPr>
            <w:rStyle w:val="Hyperlink"/>
            <w:noProof/>
          </w:rPr>
          <w:t>Data Preprocessing</w:t>
        </w:r>
        <w:r>
          <w:rPr>
            <w:noProof/>
            <w:webHidden/>
          </w:rPr>
          <w:tab/>
        </w:r>
        <w:r>
          <w:rPr>
            <w:noProof/>
            <w:webHidden/>
          </w:rPr>
          <w:fldChar w:fldCharType="begin"/>
        </w:r>
        <w:r>
          <w:rPr>
            <w:noProof/>
            <w:webHidden/>
          </w:rPr>
          <w:instrText xml:space="preserve"> PAGEREF _Toc190977194 \h </w:instrText>
        </w:r>
        <w:r>
          <w:rPr>
            <w:noProof/>
            <w:webHidden/>
          </w:rPr>
        </w:r>
        <w:r>
          <w:rPr>
            <w:noProof/>
            <w:webHidden/>
          </w:rPr>
          <w:fldChar w:fldCharType="separate"/>
        </w:r>
        <w:r>
          <w:rPr>
            <w:noProof/>
            <w:webHidden/>
          </w:rPr>
          <w:t>13</w:t>
        </w:r>
        <w:r>
          <w:rPr>
            <w:noProof/>
            <w:webHidden/>
          </w:rPr>
          <w:fldChar w:fldCharType="end"/>
        </w:r>
      </w:hyperlink>
    </w:p>
    <w:p w14:paraId="28A55059" w14:textId="4C4C9C74"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5" w:history="1">
        <w:r w:rsidRPr="009923F5">
          <w:rPr>
            <w:rStyle w:val="Hyperlink"/>
            <w:noProof/>
          </w:rPr>
          <w:t>3.4.</w:t>
        </w:r>
        <w:r>
          <w:rPr>
            <w:rFonts w:asciiTheme="minorHAnsi" w:hAnsiTheme="minorHAnsi"/>
            <w:noProof/>
            <w:kern w:val="2"/>
            <w:sz w:val="24"/>
            <w:szCs w:val="24"/>
            <w:lang w:val="de-DE" w:eastAsia="de-DE"/>
            <w14:ligatures w14:val="standardContextual"/>
          </w:rPr>
          <w:tab/>
        </w:r>
        <w:r w:rsidRPr="009923F5">
          <w:rPr>
            <w:rStyle w:val="Hyperlink"/>
            <w:noProof/>
          </w:rPr>
          <w:t>Modeling</w:t>
        </w:r>
        <w:r>
          <w:rPr>
            <w:noProof/>
            <w:webHidden/>
          </w:rPr>
          <w:tab/>
        </w:r>
        <w:r>
          <w:rPr>
            <w:noProof/>
            <w:webHidden/>
          </w:rPr>
          <w:fldChar w:fldCharType="begin"/>
        </w:r>
        <w:r>
          <w:rPr>
            <w:noProof/>
            <w:webHidden/>
          </w:rPr>
          <w:instrText xml:space="preserve"> PAGEREF _Toc190977195 \h </w:instrText>
        </w:r>
        <w:r>
          <w:rPr>
            <w:noProof/>
            <w:webHidden/>
          </w:rPr>
        </w:r>
        <w:r>
          <w:rPr>
            <w:noProof/>
            <w:webHidden/>
          </w:rPr>
          <w:fldChar w:fldCharType="separate"/>
        </w:r>
        <w:r>
          <w:rPr>
            <w:noProof/>
            <w:webHidden/>
          </w:rPr>
          <w:t>14</w:t>
        </w:r>
        <w:r>
          <w:rPr>
            <w:noProof/>
            <w:webHidden/>
          </w:rPr>
          <w:fldChar w:fldCharType="end"/>
        </w:r>
      </w:hyperlink>
    </w:p>
    <w:p w14:paraId="69081BD4" w14:textId="03D5561A" w:rsidR="007E1D0C" w:rsidRDefault="007E1D0C">
      <w:pPr>
        <w:pStyle w:val="Verzeichnis1"/>
        <w:rPr>
          <w:rFonts w:asciiTheme="minorHAnsi" w:hAnsiTheme="minorHAnsi"/>
          <w:b w:val="0"/>
          <w:kern w:val="2"/>
          <w:sz w:val="24"/>
          <w:szCs w:val="24"/>
          <w:lang w:val="de-DE" w:eastAsia="de-DE"/>
          <w14:ligatures w14:val="standardContextual"/>
        </w:rPr>
      </w:pPr>
      <w:hyperlink w:anchor="_Toc190977196" w:history="1">
        <w:r w:rsidRPr="009923F5">
          <w:rPr>
            <w:rStyle w:val="Hyperlink"/>
          </w:rPr>
          <w:t>4.</w:t>
        </w:r>
        <w:r>
          <w:rPr>
            <w:rFonts w:asciiTheme="minorHAnsi" w:hAnsiTheme="minorHAnsi"/>
            <w:b w:val="0"/>
            <w:kern w:val="2"/>
            <w:sz w:val="24"/>
            <w:szCs w:val="24"/>
            <w:lang w:val="de-DE" w:eastAsia="de-DE"/>
            <w14:ligatures w14:val="standardContextual"/>
          </w:rPr>
          <w:tab/>
        </w:r>
        <w:r w:rsidRPr="009923F5">
          <w:rPr>
            <w:rStyle w:val="Hyperlink"/>
          </w:rPr>
          <w:t>Implementation &amp; Results</w:t>
        </w:r>
        <w:r>
          <w:rPr>
            <w:webHidden/>
          </w:rPr>
          <w:tab/>
        </w:r>
        <w:r>
          <w:rPr>
            <w:webHidden/>
          </w:rPr>
          <w:fldChar w:fldCharType="begin"/>
        </w:r>
        <w:r>
          <w:rPr>
            <w:webHidden/>
          </w:rPr>
          <w:instrText xml:space="preserve"> PAGEREF _Toc190977196 \h </w:instrText>
        </w:r>
        <w:r>
          <w:rPr>
            <w:webHidden/>
          </w:rPr>
        </w:r>
        <w:r>
          <w:rPr>
            <w:webHidden/>
          </w:rPr>
          <w:fldChar w:fldCharType="separate"/>
        </w:r>
        <w:r>
          <w:rPr>
            <w:webHidden/>
          </w:rPr>
          <w:t>14</w:t>
        </w:r>
        <w:r>
          <w:rPr>
            <w:webHidden/>
          </w:rPr>
          <w:fldChar w:fldCharType="end"/>
        </w:r>
      </w:hyperlink>
    </w:p>
    <w:p w14:paraId="77208860" w14:textId="77EBA9E7"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7" w:history="1">
        <w:r w:rsidRPr="009923F5">
          <w:rPr>
            <w:rStyle w:val="Hyperlink"/>
            <w:noProof/>
          </w:rPr>
          <w:t>4.1.</w:t>
        </w:r>
        <w:r>
          <w:rPr>
            <w:rFonts w:asciiTheme="minorHAnsi" w:hAnsiTheme="minorHAnsi"/>
            <w:noProof/>
            <w:kern w:val="2"/>
            <w:sz w:val="24"/>
            <w:szCs w:val="24"/>
            <w:lang w:val="de-DE" w:eastAsia="de-DE"/>
            <w14:ligatures w14:val="standardContextual"/>
          </w:rPr>
          <w:tab/>
        </w:r>
        <w:r w:rsidRPr="009923F5">
          <w:rPr>
            <w:rStyle w:val="Hyperlink"/>
            <w:noProof/>
          </w:rPr>
          <w:t>Python Programming</w:t>
        </w:r>
        <w:r>
          <w:rPr>
            <w:noProof/>
            <w:webHidden/>
          </w:rPr>
          <w:tab/>
        </w:r>
        <w:r>
          <w:rPr>
            <w:noProof/>
            <w:webHidden/>
          </w:rPr>
          <w:fldChar w:fldCharType="begin"/>
        </w:r>
        <w:r>
          <w:rPr>
            <w:noProof/>
            <w:webHidden/>
          </w:rPr>
          <w:instrText xml:space="preserve"> PAGEREF _Toc190977197 \h </w:instrText>
        </w:r>
        <w:r>
          <w:rPr>
            <w:noProof/>
            <w:webHidden/>
          </w:rPr>
        </w:r>
        <w:r>
          <w:rPr>
            <w:noProof/>
            <w:webHidden/>
          </w:rPr>
          <w:fldChar w:fldCharType="separate"/>
        </w:r>
        <w:r>
          <w:rPr>
            <w:noProof/>
            <w:webHidden/>
          </w:rPr>
          <w:t>14</w:t>
        </w:r>
        <w:r>
          <w:rPr>
            <w:noProof/>
            <w:webHidden/>
          </w:rPr>
          <w:fldChar w:fldCharType="end"/>
        </w:r>
      </w:hyperlink>
    </w:p>
    <w:p w14:paraId="361CCE73" w14:textId="63BB4EB6" w:rsidR="007E1D0C" w:rsidRDefault="007E1D0C">
      <w:pPr>
        <w:pStyle w:val="Verzeichnis2"/>
        <w:tabs>
          <w:tab w:val="left" w:pos="960"/>
          <w:tab w:val="right" w:leader="dot" w:pos="9062"/>
        </w:tabs>
        <w:rPr>
          <w:rFonts w:asciiTheme="minorHAnsi" w:hAnsiTheme="minorHAnsi"/>
          <w:noProof/>
          <w:kern w:val="2"/>
          <w:sz w:val="24"/>
          <w:szCs w:val="24"/>
          <w:lang w:val="de-DE" w:eastAsia="de-DE"/>
          <w14:ligatures w14:val="standardContextual"/>
        </w:rPr>
      </w:pPr>
      <w:hyperlink w:anchor="_Toc190977198" w:history="1">
        <w:r w:rsidRPr="009923F5">
          <w:rPr>
            <w:rStyle w:val="Hyperlink"/>
            <w:noProof/>
          </w:rPr>
          <w:t>4.2.</w:t>
        </w:r>
        <w:r>
          <w:rPr>
            <w:rFonts w:asciiTheme="minorHAnsi" w:hAnsiTheme="minorHAnsi"/>
            <w:noProof/>
            <w:kern w:val="2"/>
            <w:sz w:val="24"/>
            <w:szCs w:val="24"/>
            <w:lang w:val="de-DE" w:eastAsia="de-DE"/>
            <w14:ligatures w14:val="standardContextual"/>
          </w:rPr>
          <w:tab/>
        </w:r>
        <w:r w:rsidRPr="009923F5">
          <w:rPr>
            <w:rStyle w:val="Hyperlink"/>
            <w:noProof/>
          </w:rPr>
          <w:t>Results</w:t>
        </w:r>
        <w:r>
          <w:rPr>
            <w:noProof/>
            <w:webHidden/>
          </w:rPr>
          <w:tab/>
        </w:r>
        <w:r>
          <w:rPr>
            <w:noProof/>
            <w:webHidden/>
          </w:rPr>
          <w:fldChar w:fldCharType="begin"/>
        </w:r>
        <w:r>
          <w:rPr>
            <w:noProof/>
            <w:webHidden/>
          </w:rPr>
          <w:instrText xml:space="preserve"> PAGEREF _Toc190977198 \h </w:instrText>
        </w:r>
        <w:r>
          <w:rPr>
            <w:noProof/>
            <w:webHidden/>
          </w:rPr>
        </w:r>
        <w:r>
          <w:rPr>
            <w:noProof/>
            <w:webHidden/>
          </w:rPr>
          <w:fldChar w:fldCharType="separate"/>
        </w:r>
        <w:r>
          <w:rPr>
            <w:noProof/>
            <w:webHidden/>
          </w:rPr>
          <w:t>14</w:t>
        </w:r>
        <w:r>
          <w:rPr>
            <w:noProof/>
            <w:webHidden/>
          </w:rPr>
          <w:fldChar w:fldCharType="end"/>
        </w:r>
      </w:hyperlink>
    </w:p>
    <w:p w14:paraId="0A28EA1F" w14:textId="2B90E855" w:rsidR="007E1D0C" w:rsidRDefault="007E1D0C">
      <w:pPr>
        <w:pStyle w:val="Verzeichnis1"/>
        <w:rPr>
          <w:rFonts w:asciiTheme="minorHAnsi" w:hAnsiTheme="minorHAnsi"/>
          <w:b w:val="0"/>
          <w:kern w:val="2"/>
          <w:sz w:val="24"/>
          <w:szCs w:val="24"/>
          <w:lang w:val="de-DE" w:eastAsia="de-DE"/>
          <w14:ligatures w14:val="standardContextual"/>
        </w:rPr>
      </w:pPr>
      <w:hyperlink w:anchor="_Toc190977199" w:history="1">
        <w:r w:rsidRPr="009923F5">
          <w:rPr>
            <w:rStyle w:val="Hyperlink"/>
          </w:rPr>
          <w:t>5.</w:t>
        </w:r>
        <w:r>
          <w:rPr>
            <w:rFonts w:asciiTheme="minorHAnsi" w:hAnsiTheme="minorHAnsi"/>
            <w:b w:val="0"/>
            <w:kern w:val="2"/>
            <w:sz w:val="24"/>
            <w:szCs w:val="24"/>
            <w:lang w:val="de-DE" w:eastAsia="de-DE"/>
            <w14:ligatures w14:val="standardContextual"/>
          </w:rPr>
          <w:tab/>
        </w:r>
        <w:r w:rsidRPr="009923F5">
          <w:rPr>
            <w:rStyle w:val="Hyperlink"/>
          </w:rPr>
          <w:t>Discussion</w:t>
        </w:r>
        <w:r>
          <w:rPr>
            <w:webHidden/>
          </w:rPr>
          <w:tab/>
        </w:r>
        <w:r>
          <w:rPr>
            <w:webHidden/>
          </w:rPr>
          <w:fldChar w:fldCharType="begin"/>
        </w:r>
        <w:r>
          <w:rPr>
            <w:webHidden/>
          </w:rPr>
          <w:instrText xml:space="preserve"> PAGEREF _Toc190977199 \h </w:instrText>
        </w:r>
        <w:r>
          <w:rPr>
            <w:webHidden/>
          </w:rPr>
        </w:r>
        <w:r>
          <w:rPr>
            <w:webHidden/>
          </w:rPr>
          <w:fldChar w:fldCharType="separate"/>
        </w:r>
        <w:r>
          <w:rPr>
            <w:webHidden/>
          </w:rPr>
          <w:t>14</w:t>
        </w:r>
        <w:r>
          <w:rPr>
            <w:webHidden/>
          </w:rPr>
          <w:fldChar w:fldCharType="end"/>
        </w:r>
      </w:hyperlink>
    </w:p>
    <w:p w14:paraId="5EAA60A8" w14:textId="052B77D6" w:rsidR="007E1D0C" w:rsidRDefault="007E1D0C">
      <w:pPr>
        <w:pStyle w:val="Verzeichnis1"/>
        <w:rPr>
          <w:rFonts w:asciiTheme="minorHAnsi" w:hAnsiTheme="minorHAnsi"/>
          <w:b w:val="0"/>
          <w:kern w:val="2"/>
          <w:sz w:val="24"/>
          <w:szCs w:val="24"/>
          <w:lang w:val="de-DE" w:eastAsia="de-DE"/>
          <w14:ligatures w14:val="standardContextual"/>
        </w:rPr>
      </w:pPr>
      <w:hyperlink w:anchor="_Toc190977200" w:history="1">
        <w:r w:rsidRPr="009923F5">
          <w:rPr>
            <w:rStyle w:val="Hyperlink"/>
          </w:rPr>
          <w:t>6.</w:t>
        </w:r>
        <w:r>
          <w:rPr>
            <w:rFonts w:asciiTheme="minorHAnsi" w:hAnsiTheme="minorHAnsi"/>
            <w:b w:val="0"/>
            <w:kern w:val="2"/>
            <w:sz w:val="24"/>
            <w:szCs w:val="24"/>
            <w:lang w:val="de-DE" w:eastAsia="de-DE"/>
            <w14:ligatures w14:val="standardContextual"/>
          </w:rPr>
          <w:tab/>
        </w:r>
        <w:r w:rsidRPr="009923F5">
          <w:rPr>
            <w:rStyle w:val="Hyperlink"/>
          </w:rPr>
          <w:t>Conclusion</w:t>
        </w:r>
        <w:r>
          <w:rPr>
            <w:webHidden/>
          </w:rPr>
          <w:tab/>
        </w:r>
        <w:r>
          <w:rPr>
            <w:webHidden/>
          </w:rPr>
          <w:fldChar w:fldCharType="begin"/>
        </w:r>
        <w:r>
          <w:rPr>
            <w:webHidden/>
          </w:rPr>
          <w:instrText xml:space="preserve"> PAGEREF _Toc190977200 \h </w:instrText>
        </w:r>
        <w:r>
          <w:rPr>
            <w:webHidden/>
          </w:rPr>
        </w:r>
        <w:r>
          <w:rPr>
            <w:webHidden/>
          </w:rPr>
          <w:fldChar w:fldCharType="separate"/>
        </w:r>
        <w:r>
          <w:rPr>
            <w:webHidden/>
          </w:rPr>
          <w:t>14</w:t>
        </w:r>
        <w:r>
          <w:rPr>
            <w:webHidden/>
          </w:rPr>
          <w:fldChar w:fldCharType="end"/>
        </w:r>
      </w:hyperlink>
    </w:p>
    <w:p w14:paraId="494AEC1D" w14:textId="76DB01CD" w:rsidR="007E1D0C" w:rsidRDefault="007E1D0C">
      <w:pPr>
        <w:pStyle w:val="Verzeichnis1"/>
        <w:rPr>
          <w:rFonts w:asciiTheme="minorHAnsi" w:hAnsiTheme="minorHAnsi"/>
          <w:b w:val="0"/>
          <w:kern w:val="2"/>
          <w:sz w:val="24"/>
          <w:szCs w:val="24"/>
          <w:lang w:val="de-DE" w:eastAsia="de-DE"/>
          <w14:ligatures w14:val="standardContextual"/>
        </w:rPr>
      </w:pPr>
      <w:hyperlink w:anchor="_Toc190977201" w:history="1">
        <w:r w:rsidRPr="009923F5">
          <w:rPr>
            <w:rStyle w:val="Hyperlink"/>
          </w:rPr>
          <w:t>Anhang (bei Bedarf)</w:t>
        </w:r>
        <w:r>
          <w:rPr>
            <w:webHidden/>
          </w:rPr>
          <w:tab/>
        </w:r>
        <w:r>
          <w:rPr>
            <w:webHidden/>
          </w:rPr>
          <w:fldChar w:fldCharType="begin"/>
        </w:r>
        <w:r>
          <w:rPr>
            <w:webHidden/>
          </w:rPr>
          <w:instrText xml:space="preserve"> PAGEREF _Toc190977201 \h </w:instrText>
        </w:r>
        <w:r>
          <w:rPr>
            <w:webHidden/>
          </w:rPr>
        </w:r>
        <w:r>
          <w:rPr>
            <w:webHidden/>
          </w:rPr>
          <w:fldChar w:fldCharType="separate"/>
        </w:r>
        <w:r>
          <w:rPr>
            <w:webHidden/>
          </w:rPr>
          <w:t>15</w:t>
        </w:r>
        <w:r>
          <w:rPr>
            <w:webHidden/>
          </w:rPr>
          <w:fldChar w:fldCharType="end"/>
        </w:r>
      </w:hyperlink>
    </w:p>
    <w:p w14:paraId="5A5101A1" w14:textId="01C9E1B1" w:rsidR="007E1D0C" w:rsidRDefault="007E1D0C">
      <w:pPr>
        <w:pStyle w:val="Verzeichnis2"/>
        <w:tabs>
          <w:tab w:val="left" w:pos="720"/>
          <w:tab w:val="right" w:leader="dot" w:pos="9062"/>
        </w:tabs>
        <w:rPr>
          <w:rFonts w:asciiTheme="minorHAnsi" w:hAnsiTheme="minorHAnsi"/>
          <w:noProof/>
          <w:kern w:val="2"/>
          <w:sz w:val="24"/>
          <w:szCs w:val="24"/>
          <w:lang w:val="de-DE" w:eastAsia="de-DE"/>
          <w14:ligatures w14:val="standardContextual"/>
        </w:rPr>
      </w:pPr>
      <w:hyperlink w:anchor="_Toc190977202" w:history="1">
        <w:r w:rsidRPr="009923F5">
          <w:rPr>
            <w:rStyle w:val="Hyperlink"/>
            <w:noProof/>
          </w:rPr>
          <w:t>A.</w:t>
        </w:r>
        <w:r>
          <w:rPr>
            <w:rFonts w:asciiTheme="minorHAnsi" w:hAnsiTheme="minorHAnsi"/>
            <w:noProof/>
            <w:kern w:val="2"/>
            <w:sz w:val="24"/>
            <w:szCs w:val="24"/>
            <w:lang w:val="de-DE" w:eastAsia="de-DE"/>
            <w14:ligatures w14:val="standardContextual"/>
          </w:rPr>
          <w:tab/>
        </w:r>
        <w:r w:rsidRPr="009923F5">
          <w:rPr>
            <w:rStyle w:val="Hyperlink"/>
            <w:noProof/>
          </w:rPr>
          <w:t>Überschrift1</w:t>
        </w:r>
        <w:r>
          <w:rPr>
            <w:noProof/>
            <w:webHidden/>
          </w:rPr>
          <w:tab/>
        </w:r>
        <w:r>
          <w:rPr>
            <w:noProof/>
            <w:webHidden/>
          </w:rPr>
          <w:fldChar w:fldCharType="begin"/>
        </w:r>
        <w:r>
          <w:rPr>
            <w:noProof/>
            <w:webHidden/>
          </w:rPr>
          <w:instrText xml:space="preserve"> PAGEREF _Toc190977202 \h </w:instrText>
        </w:r>
        <w:r>
          <w:rPr>
            <w:noProof/>
            <w:webHidden/>
          </w:rPr>
        </w:r>
        <w:r>
          <w:rPr>
            <w:noProof/>
            <w:webHidden/>
          </w:rPr>
          <w:fldChar w:fldCharType="separate"/>
        </w:r>
        <w:r>
          <w:rPr>
            <w:noProof/>
            <w:webHidden/>
          </w:rPr>
          <w:t>15</w:t>
        </w:r>
        <w:r>
          <w:rPr>
            <w:noProof/>
            <w:webHidden/>
          </w:rPr>
          <w:fldChar w:fldCharType="end"/>
        </w:r>
      </w:hyperlink>
    </w:p>
    <w:p w14:paraId="70B8694F" w14:textId="5F6D2046" w:rsidR="007E1D0C" w:rsidRDefault="007E1D0C">
      <w:pPr>
        <w:pStyle w:val="Verzeichnis2"/>
        <w:tabs>
          <w:tab w:val="left" w:pos="720"/>
          <w:tab w:val="right" w:leader="dot" w:pos="9062"/>
        </w:tabs>
        <w:rPr>
          <w:rFonts w:asciiTheme="minorHAnsi" w:hAnsiTheme="minorHAnsi"/>
          <w:noProof/>
          <w:kern w:val="2"/>
          <w:sz w:val="24"/>
          <w:szCs w:val="24"/>
          <w:lang w:val="de-DE" w:eastAsia="de-DE"/>
          <w14:ligatures w14:val="standardContextual"/>
        </w:rPr>
      </w:pPr>
      <w:hyperlink w:anchor="_Toc190977203" w:history="1">
        <w:r w:rsidRPr="009923F5">
          <w:rPr>
            <w:rStyle w:val="Hyperlink"/>
            <w:noProof/>
          </w:rPr>
          <w:t>B.</w:t>
        </w:r>
        <w:r>
          <w:rPr>
            <w:rFonts w:asciiTheme="minorHAnsi" w:hAnsiTheme="minorHAnsi"/>
            <w:noProof/>
            <w:kern w:val="2"/>
            <w:sz w:val="24"/>
            <w:szCs w:val="24"/>
            <w:lang w:val="de-DE" w:eastAsia="de-DE"/>
            <w14:ligatures w14:val="standardContextual"/>
          </w:rPr>
          <w:tab/>
        </w:r>
        <w:r w:rsidRPr="009923F5">
          <w:rPr>
            <w:rStyle w:val="Hyperlink"/>
            <w:noProof/>
          </w:rPr>
          <w:t>Überschrift1</w:t>
        </w:r>
        <w:r>
          <w:rPr>
            <w:noProof/>
            <w:webHidden/>
          </w:rPr>
          <w:tab/>
        </w:r>
        <w:r>
          <w:rPr>
            <w:noProof/>
            <w:webHidden/>
          </w:rPr>
          <w:fldChar w:fldCharType="begin"/>
        </w:r>
        <w:r>
          <w:rPr>
            <w:noProof/>
            <w:webHidden/>
          </w:rPr>
          <w:instrText xml:space="preserve"> PAGEREF _Toc190977203 \h </w:instrText>
        </w:r>
        <w:r>
          <w:rPr>
            <w:noProof/>
            <w:webHidden/>
          </w:rPr>
        </w:r>
        <w:r>
          <w:rPr>
            <w:noProof/>
            <w:webHidden/>
          </w:rPr>
          <w:fldChar w:fldCharType="separate"/>
        </w:r>
        <w:r>
          <w:rPr>
            <w:noProof/>
            <w:webHidden/>
          </w:rPr>
          <w:t>15</w:t>
        </w:r>
        <w:r>
          <w:rPr>
            <w:noProof/>
            <w:webHidden/>
          </w:rPr>
          <w:fldChar w:fldCharType="end"/>
        </w:r>
      </w:hyperlink>
    </w:p>
    <w:p w14:paraId="6DACE426" w14:textId="4FA91507" w:rsidR="007E1D0C" w:rsidRDefault="007E1D0C">
      <w:pPr>
        <w:pStyle w:val="Verzeichnis1"/>
        <w:rPr>
          <w:rFonts w:asciiTheme="minorHAnsi" w:hAnsiTheme="minorHAnsi"/>
          <w:b w:val="0"/>
          <w:kern w:val="2"/>
          <w:sz w:val="24"/>
          <w:szCs w:val="24"/>
          <w:lang w:val="de-DE" w:eastAsia="de-DE"/>
          <w14:ligatures w14:val="standardContextual"/>
        </w:rPr>
      </w:pPr>
      <w:hyperlink w:anchor="_Toc190977204" w:history="1">
        <w:r w:rsidRPr="009923F5">
          <w:rPr>
            <w:rStyle w:val="Hyperlink"/>
            <w:rFonts w:cs="Times New Roman"/>
          </w:rPr>
          <w:t>Literaturverzeichnis</w:t>
        </w:r>
        <w:r>
          <w:rPr>
            <w:webHidden/>
          </w:rPr>
          <w:tab/>
        </w:r>
        <w:r>
          <w:rPr>
            <w:webHidden/>
          </w:rPr>
          <w:fldChar w:fldCharType="begin"/>
        </w:r>
        <w:r>
          <w:rPr>
            <w:webHidden/>
          </w:rPr>
          <w:instrText xml:space="preserve"> PAGEREF _Toc190977204 \h </w:instrText>
        </w:r>
        <w:r>
          <w:rPr>
            <w:webHidden/>
          </w:rPr>
        </w:r>
        <w:r>
          <w:rPr>
            <w:webHidden/>
          </w:rPr>
          <w:fldChar w:fldCharType="separate"/>
        </w:r>
        <w:r>
          <w:rPr>
            <w:webHidden/>
          </w:rPr>
          <w:t>16</w:t>
        </w:r>
        <w:r>
          <w:rPr>
            <w:webHidden/>
          </w:rPr>
          <w:fldChar w:fldCharType="end"/>
        </w:r>
      </w:hyperlink>
    </w:p>
    <w:p w14:paraId="1CB967BD" w14:textId="56AEBF9E" w:rsidR="007E1D0C" w:rsidRDefault="007E1D0C">
      <w:pPr>
        <w:pStyle w:val="Verzeichnis1"/>
        <w:rPr>
          <w:rFonts w:asciiTheme="minorHAnsi" w:hAnsiTheme="minorHAnsi"/>
          <w:b w:val="0"/>
          <w:kern w:val="2"/>
          <w:sz w:val="24"/>
          <w:szCs w:val="24"/>
          <w:lang w:val="de-DE" w:eastAsia="de-DE"/>
          <w14:ligatures w14:val="standardContextual"/>
        </w:rPr>
      </w:pPr>
      <w:hyperlink w:anchor="_Toc190977205" w:history="1">
        <w:r w:rsidRPr="009923F5">
          <w:rPr>
            <w:rStyle w:val="Hyperlink"/>
          </w:rPr>
          <w:t>Erklärung</w:t>
        </w:r>
        <w:r>
          <w:rPr>
            <w:webHidden/>
          </w:rPr>
          <w:tab/>
        </w:r>
        <w:r>
          <w:rPr>
            <w:webHidden/>
          </w:rPr>
          <w:fldChar w:fldCharType="begin"/>
        </w:r>
        <w:r>
          <w:rPr>
            <w:webHidden/>
          </w:rPr>
          <w:instrText xml:space="preserve"> PAGEREF _Toc190977205 \h </w:instrText>
        </w:r>
        <w:r>
          <w:rPr>
            <w:webHidden/>
          </w:rPr>
        </w:r>
        <w:r>
          <w:rPr>
            <w:webHidden/>
          </w:rPr>
          <w:fldChar w:fldCharType="separate"/>
        </w:r>
        <w:r>
          <w:rPr>
            <w:webHidden/>
          </w:rPr>
          <w:t>17</w:t>
        </w:r>
        <w:r>
          <w:rPr>
            <w:webHidden/>
          </w:rPr>
          <w:fldChar w:fldCharType="end"/>
        </w:r>
      </w:hyperlink>
    </w:p>
    <w:p w14:paraId="29BF2615" w14:textId="0FCD80B9" w:rsidR="00C67F2D" w:rsidRPr="00CC6C0D" w:rsidRDefault="002C3657" w:rsidP="008F29FA">
      <w:pPr>
        <w:sectPr w:rsidR="00C67F2D" w:rsidRPr="00CC6C0D" w:rsidSect="00BE3540">
          <w:headerReference w:type="default" r:id="rId17"/>
          <w:pgSz w:w="11906" w:h="16838"/>
          <w:pgMar w:top="1417" w:right="1417" w:bottom="1134" w:left="1417" w:header="850" w:footer="708" w:gutter="0"/>
          <w:pgNumType w:fmt="upperRoman" w:start="2"/>
          <w:cols w:space="708"/>
          <w:docGrid w:linePitch="360"/>
        </w:sectPr>
      </w:pPr>
      <w:r w:rsidRPr="00CC6C0D">
        <w:fldChar w:fldCharType="end"/>
      </w:r>
      <w:bookmarkEnd w:id="3"/>
    </w:p>
    <w:p w14:paraId="2524AF46" w14:textId="77777777" w:rsidR="00A42A2B" w:rsidRPr="000D0286" w:rsidRDefault="00A42A2B" w:rsidP="00A16343">
      <w:pPr>
        <w:pStyle w:val="berschrift1ohneNummerierung"/>
        <w:rPr>
          <w:lang w:val="de-DE"/>
        </w:rPr>
      </w:pPr>
      <w:bookmarkStart w:id="5" w:name="_Toc190977170"/>
      <w:r w:rsidRPr="000D0286">
        <w:rPr>
          <w:lang w:val="de-DE"/>
        </w:rPr>
        <w:lastRenderedPageBreak/>
        <w:t>Abkürzungsverzeichnis (bei Bedarf)</w:t>
      </w:r>
      <w:bookmarkEnd w:id="5"/>
    </w:p>
    <w:p w14:paraId="0B64DA63" w14:textId="77777777" w:rsidR="00A42A2B" w:rsidRPr="000D0286" w:rsidRDefault="00A42A2B" w:rsidP="00A42A2B">
      <w:pPr>
        <w:rPr>
          <w:lang w:val="de-DE"/>
        </w:rPr>
      </w:pPr>
      <w:r w:rsidRPr="000D0286">
        <w:rPr>
          <w:lang w:val="de-DE"/>
        </w:rPr>
        <w:t xml:space="preserve">An dieser Stelle </w:t>
      </w:r>
      <w:r w:rsidRPr="000D0286">
        <w:rPr>
          <w:b/>
          <w:u w:val="single"/>
          <w:lang w:val="de-DE"/>
        </w:rPr>
        <w:t>KANN!</w:t>
      </w:r>
      <w:r w:rsidRPr="000D0286">
        <w:rPr>
          <w:lang w:val="de-DE"/>
        </w:rPr>
        <w:t xml:space="preserve"> ein Abkürzungsverzeichnis erfolgen, sofern angebracht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A155A" w:rsidRPr="008C049C" w14:paraId="7DD84BF5" w14:textId="77777777" w:rsidTr="00F02929">
        <w:tc>
          <w:tcPr>
            <w:tcW w:w="4530" w:type="dxa"/>
          </w:tcPr>
          <w:p w14:paraId="371AC628" w14:textId="77777777" w:rsidR="004A155A" w:rsidRPr="00CC6C0D" w:rsidRDefault="00A26203" w:rsidP="008F29FA">
            <w:r w:rsidRPr="00CC6C0D">
              <w:t>AIFB</w:t>
            </w:r>
          </w:p>
        </w:tc>
        <w:tc>
          <w:tcPr>
            <w:tcW w:w="4530" w:type="dxa"/>
          </w:tcPr>
          <w:p w14:paraId="1930BD3B" w14:textId="77777777" w:rsidR="004A155A" w:rsidRPr="000D0286" w:rsidRDefault="00A26203" w:rsidP="00A26203">
            <w:pPr>
              <w:rPr>
                <w:lang w:val="de-DE"/>
              </w:rPr>
            </w:pPr>
            <w:r w:rsidRPr="000D0286">
              <w:rPr>
                <w:lang w:val="de-DE"/>
              </w:rPr>
              <w:t>Angewandte Informatik und Formale Beschreibungsverfahren</w:t>
            </w:r>
          </w:p>
        </w:tc>
      </w:tr>
      <w:tr w:rsidR="004A155A" w:rsidRPr="00CC6C0D" w14:paraId="0BB2B830" w14:textId="77777777" w:rsidTr="00F02929">
        <w:tc>
          <w:tcPr>
            <w:tcW w:w="4530" w:type="dxa"/>
          </w:tcPr>
          <w:p w14:paraId="6DE6F9CD" w14:textId="77777777" w:rsidR="004A155A" w:rsidRPr="00CC6C0D" w:rsidRDefault="00A26203" w:rsidP="008F29FA">
            <w:r w:rsidRPr="00CC6C0D">
              <w:t>KIT</w:t>
            </w:r>
          </w:p>
        </w:tc>
        <w:tc>
          <w:tcPr>
            <w:tcW w:w="4530" w:type="dxa"/>
          </w:tcPr>
          <w:p w14:paraId="510A1ACB" w14:textId="77777777" w:rsidR="004A155A" w:rsidRPr="00CC6C0D" w:rsidRDefault="00A26203" w:rsidP="008F29FA">
            <w:r w:rsidRPr="00CC6C0D">
              <w:t>Karlsruher Institut für Technologie</w:t>
            </w:r>
          </w:p>
        </w:tc>
      </w:tr>
      <w:tr w:rsidR="004A155A" w:rsidRPr="00CC6C0D" w14:paraId="231C8327" w14:textId="77777777" w:rsidTr="00F02929">
        <w:tc>
          <w:tcPr>
            <w:tcW w:w="4530" w:type="dxa"/>
          </w:tcPr>
          <w:p w14:paraId="6250C621" w14:textId="4083D3D9" w:rsidR="004A155A" w:rsidRPr="00CC6C0D" w:rsidRDefault="009B08D4" w:rsidP="008F29FA">
            <w:r>
              <w:t>O&amp;M</w:t>
            </w:r>
          </w:p>
        </w:tc>
        <w:tc>
          <w:tcPr>
            <w:tcW w:w="4530" w:type="dxa"/>
          </w:tcPr>
          <w:p w14:paraId="4FCDBEC6" w14:textId="2DAA3BA2" w:rsidR="009B08D4" w:rsidRPr="00CC6C0D" w:rsidRDefault="009B08D4" w:rsidP="008F29FA">
            <w:r>
              <w:t>Operation &amp; Maintenance</w:t>
            </w:r>
          </w:p>
        </w:tc>
      </w:tr>
      <w:tr w:rsidR="009B08D4" w:rsidRPr="00CC6C0D" w14:paraId="38DA83E7" w14:textId="77777777" w:rsidTr="00F02929">
        <w:tc>
          <w:tcPr>
            <w:tcW w:w="4530" w:type="dxa"/>
          </w:tcPr>
          <w:p w14:paraId="7AC31DA9" w14:textId="2DB37005" w:rsidR="009B08D4" w:rsidRDefault="009B08D4" w:rsidP="008F29FA">
            <w:r>
              <w:t>WPS</w:t>
            </w:r>
          </w:p>
        </w:tc>
        <w:tc>
          <w:tcPr>
            <w:tcW w:w="4530" w:type="dxa"/>
          </w:tcPr>
          <w:p w14:paraId="2A55CE5D" w14:textId="3F647401" w:rsidR="009B08D4" w:rsidRDefault="009B08D4" w:rsidP="008F29FA">
            <w:r>
              <w:t>Wind Power Systems</w:t>
            </w:r>
          </w:p>
        </w:tc>
      </w:tr>
      <w:tr w:rsidR="004A155A" w:rsidRPr="00CC6C0D" w14:paraId="4704D721" w14:textId="77777777" w:rsidTr="00F02929">
        <w:tc>
          <w:tcPr>
            <w:tcW w:w="4530" w:type="dxa"/>
          </w:tcPr>
          <w:p w14:paraId="17E0451D" w14:textId="3EBE4404" w:rsidR="004A155A" w:rsidRPr="00CC6C0D" w:rsidRDefault="009B08D4" w:rsidP="008F29FA">
            <w:r>
              <w:t>WT</w:t>
            </w:r>
          </w:p>
        </w:tc>
        <w:tc>
          <w:tcPr>
            <w:tcW w:w="4530" w:type="dxa"/>
          </w:tcPr>
          <w:p w14:paraId="11C82A20" w14:textId="10C2FF61" w:rsidR="004A155A" w:rsidRPr="00CC6C0D" w:rsidRDefault="009B08D4" w:rsidP="008F29FA">
            <w:r>
              <w:t>Wind Turbine</w:t>
            </w:r>
          </w:p>
        </w:tc>
      </w:tr>
    </w:tbl>
    <w:p w14:paraId="1FBDEE19" w14:textId="77777777" w:rsidR="00A42A2B" w:rsidRPr="00CC6C0D" w:rsidRDefault="00A42A2B" w:rsidP="008F29FA"/>
    <w:p w14:paraId="5463F824" w14:textId="77777777" w:rsidR="00A42A2B" w:rsidRPr="00CC6C0D" w:rsidRDefault="00A42A2B">
      <w:pPr>
        <w:spacing w:line="240" w:lineRule="auto"/>
        <w:rPr>
          <w:rFonts w:eastAsiaTheme="majorEastAsia" w:cs="Times New Roman"/>
          <w:b/>
          <w:sz w:val="36"/>
          <w:szCs w:val="34"/>
        </w:rPr>
      </w:pPr>
      <w:r w:rsidRPr="00CC6C0D">
        <w:br w:type="page"/>
      </w:r>
    </w:p>
    <w:p w14:paraId="1A336CB9" w14:textId="77777777" w:rsidR="00631101" w:rsidRPr="00CC6C0D" w:rsidRDefault="00631101" w:rsidP="00393552">
      <w:pPr>
        <w:pStyle w:val="berschrift1ohneNummerierung"/>
      </w:pPr>
      <w:bookmarkStart w:id="6" w:name="_Toc190977171"/>
      <w:r w:rsidRPr="00CC6C0D">
        <w:lastRenderedPageBreak/>
        <w:t>Notationsverzeichnis (bei Bedarf)</w:t>
      </w:r>
      <w:bookmarkEnd w:id="6"/>
    </w:p>
    <w:p w14:paraId="41DEC169" w14:textId="77777777" w:rsidR="00631101" w:rsidRPr="000D0286" w:rsidRDefault="00631101" w:rsidP="00631101">
      <w:pPr>
        <w:rPr>
          <w:lang w:val="de-DE"/>
        </w:rPr>
      </w:pPr>
      <w:r w:rsidRPr="000D0286">
        <w:rPr>
          <w:lang w:val="de-DE"/>
        </w:rPr>
        <w:t xml:space="preserve">An dieser Stelle </w:t>
      </w:r>
      <w:r w:rsidRPr="000D0286">
        <w:rPr>
          <w:b/>
          <w:u w:val="single"/>
          <w:lang w:val="de-DE"/>
        </w:rPr>
        <w:t>KANN!</w:t>
      </w:r>
      <w:r w:rsidRPr="000D0286">
        <w:rPr>
          <w:lang w:val="de-DE"/>
        </w:rPr>
        <w:t xml:space="preserve"> ein Notationsverzeichnis erfolgen, sofern angebracht</w:t>
      </w:r>
    </w:p>
    <w:p w14:paraId="19AEA892" w14:textId="77777777" w:rsidR="00631101" w:rsidRPr="000D0286" w:rsidRDefault="00631101" w:rsidP="008F29FA">
      <w:pPr>
        <w:rPr>
          <w:lang w:val="de-DE"/>
        </w:rPr>
      </w:pPr>
    </w:p>
    <w:p w14:paraId="5C85B132" w14:textId="77777777" w:rsidR="00631101" w:rsidRPr="000D0286" w:rsidRDefault="00631101">
      <w:pPr>
        <w:spacing w:line="240" w:lineRule="auto"/>
        <w:rPr>
          <w:rFonts w:eastAsiaTheme="majorEastAsia" w:cs="Times New Roman"/>
          <w:b/>
          <w:sz w:val="36"/>
          <w:szCs w:val="34"/>
          <w:lang w:val="de-DE"/>
        </w:rPr>
      </w:pPr>
      <w:r w:rsidRPr="000D0286">
        <w:rPr>
          <w:lang w:val="de-DE"/>
        </w:rPr>
        <w:br w:type="page"/>
      </w:r>
    </w:p>
    <w:p w14:paraId="0FEBA1EF" w14:textId="77777777" w:rsidR="00DB28EC" w:rsidRDefault="00DB28EC" w:rsidP="00393552">
      <w:pPr>
        <w:pStyle w:val="berschrift1ohneNummerierung"/>
      </w:pPr>
      <w:bookmarkStart w:id="7" w:name="_Toc190977172"/>
      <w:r w:rsidRPr="00CC6C0D">
        <w:lastRenderedPageBreak/>
        <w:t>Abbildungsverzeichnis (bei Bedarf)</w:t>
      </w:r>
      <w:bookmarkEnd w:id="4"/>
      <w:bookmarkEnd w:id="7"/>
    </w:p>
    <w:bookmarkStart w:id="8" w:name="_Toc521924345"/>
    <w:p w14:paraId="1A8F1C50" w14:textId="2FCC8B29" w:rsidR="00430E24" w:rsidRDefault="00430E24">
      <w:pPr>
        <w:pStyle w:val="Abbildungsverzeichnis"/>
        <w:tabs>
          <w:tab w:val="right" w:leader="dot" w:pos="9062"/>
        </w:tabs>
        <w:rPr>
          <w:rFonts w:asciiTheme="minorHAnsi" w:hAnsiTheme="minorHAnsi"/>
          <w:noProof/>
          <w:kern w:val="2"/>
          <w:sz w:val="24"/>
          <w:szCs w:val="24"/>
          <w:lang w:val="de-DE" w:eastAsia="de-DE"/>
          <w14:ligatures w14:val="standardContextual"/>
        </w:rPr>
      </w:pPr>
      <w:r>
        <w:fldChar w:fldCharType="begin"/>
      </w:r>
      <w:r>
        <w:instrText xml:space="preserve"> TOC \h \z \c "Figure" </w:instrText>
      </w:r>
      <w:r>
        <w:fldChar w:fldCharType="separate"/>
      </w:r>
      <w:hyperlink w:anchor="_Toc189906199" w:history="1">
        <w:r w:rsidRPr="00AD20B6">
          <w:rPr>
            <w:rStyle w:val="Hyperlink"/>
            <w:noProof/>
          </w:rPr>
          <w:t>Figure 1: Evolution of renewable electricity generation by source (non-combustible) in Europe since 2000</w:t>
        </w:r>
        <w:r>
          <w:rPr>
            <w:noProof/>
            <w:webHidden/>
          </w:rPr>
          <w:tab/>
        </w:r>
        <w:r>
          <w:rPr>
            <w:noProof/>
            <w:webHidden/>
          </w:rPr>
          <w:fldChar w:fldCharType="begin"/>
        </w:r>
        <w:r>
          <w:rPr>
            <w:noProof/>
            <w:webHidden/>
          </w:rPr>
          <w:instrText xml:space="preserve"> PAGEREF _Toc189906199 \h </w:instrText>
        </w:r>
        <w:r>
          <w:rPr>
            <w:noProof/>
            <w:webHidden/>
          </w:rPr>
        </w:r>
        <w:r>
          <w:rPr>
            <w:noProof/>
            <w:webHidden/>
          </w:rPr>
          <w:fldChar w:fldCharType="separate"/>
        </w:r>
        <w:r>
          <w:rPr>
            <w:noProof/>
            <w:webHidden/>
          </w:rPr>
          <w:t>1</w:t>
        </w:r>
        <w:r>
          <w:rPr>
            <w:noProof/>
            <w:webHidden/>
          </w:rPr>
          <w:fldChar w:fldCharType="end"/>
        </w:r>
      </w:hyperlink>
    </w:p>
    <w:p w14:paraId="7F3DD724" w14:textId="276AC14C" w:rsidR="00430E24" w:rsidRDefault="00430E24">
      <w:pPr>
        <w:pStyle w:val="Abbildungsverzeichnis"/>
        <w:tabs>
          <w:tab w:val="right" w:leader="dot" w:pos="9062"/>
        </w:tabs>
        <w:rPr>
          <w:rFonts w:asciiTheme="minorHAnsi" w:hAnsiTheme="minorHAnsi"/>
          <w:noProof/>
          <w:kern w:val="2"/>
          <w:sz w:val="24"/>
          <w:szCs w:val="24"/>
          <w:lang w:val="de-DE" w:eastAsia="de-DE"/>
          <w14:ligatures w14:val="standardContextual"/>
        </w:rPr>
      </w:pPr>
      <w:hyperlink w:anchor="_Toc189906200" w:history="1">
        <w:r w:rsidRPr="00AD20B6">
          <w:rPr>
            <w:rStyle w:val="Hyperlink"/>
            <w:noProof/>
          </w:rPr>
          <w:t>Figure 2</w:t>
        </w:r>
        <w:r>
          <w:rPr>
            <w:noProof/>
            <w:webHidden/>
          </w:rPr>
          <w:tab/>
        </w:r>
        <w:r>
          <w:rPr>
            <w:noProof/>
            <w:webHidden/>
          </w:rPr>
          <w:fldChar w:fldCharType="begin"/>
        </w:r>
        <w:r>
          <w:rPr>
            <w:noProof/>
            <w:webHidden/>
          </w:rPr>
          <w:instrText xml:space="preserve"> PAGEREF _Toc189906200 \h </w:instrText>
        </w:r>
        <w:r>
          <w:rPr>
            <w:noProof/>
            <w:webHidden/>
          </w:rPr>
        </w:r>
        <w:r>
          <w:rPr>
            <w:noProof/>
            <w:webHidden/>
          </w:rPr>
          <w:fldChar w:fldCharType="separate"/>
        </w:r>
        <w:r>
          <w:rPr>
            <w:noProof/>
            <w:webHidden/>
          </w:rPr>
          <w:t>2</w:t>
        </w:r>
        <w:r>
          <w:rPr>
            <w:noProof/>
            <w:webHidden/>
          </w:rPr>
          <w:fldChar w:fldCharType="end"/>
        </w:r>
      </w:hyperlink>
    </w:p>
    <w:p w14:paraId="1D1B06CE" w14:textId="0273751F" w:rsidR="006866EA" w:rsidRPr="00CC6C0D" w:rsidRDefault="00430E24" w:rsidP="00430E24">
      <w:r>
        <w:fldChar w:fldCharType="end"/>
      </w:r>
    </w:p>
    <w:p w14:paraId="7F192F02" w14:textId="77777777" w:rsidR="00DB28EC" w:rsidRPr="000D0286" w:rsidRDefault="00DB28EC" w:rsidP="00393552">
      <w:pPr>
        <w:pStyle w:val="berschrift1ohneNummerierung"/>
        <w:rPr>
          <w:lang w:val="de-DE"/>
        </w:rPr>
      </w:pPr>
      <w:bookmarkStart w:id="9" w:name="_Toc190977173"/>
      <w:r w:rsidRPr="000D0286">
        <w:rPr>
          <w:lang w:val="de-DE"/>
        </w:rPr>
        <w:t>Tabellenverzeichnis (bei Bedarf)</w:t>
      </w:r>
      <w:bookmarkEnd w:id="8"/>
      <w:bookmarkEnd w:id="9"/>
    </w:p>
    <w:p w14:paraId="042D53A5" w14:textId="77777777" w:rsidR="00476F0A" w:rsidRPr="000D0286" w:rsidRDefault="00476F0A" w:rsidP="00476F0A">
      <w:pPr>
        <w:rPr>
          <w:lang w:val="de-DE"/>
        </w:rPr>
      </w:pPr>
      <w:r w:rsidRPr="000D0286">
        <w:rPr>
          <w:lang w:val="de-DE"/>
        </w:rPr>
        <w:t xml:space="preserve">An dieser Stelle </w:t>
      </w:r>
      <w:r w:rsidRPr="000D0286">
        <w:rPr>
          <w:b/>
          <w:u w:val="single"/>
          <w:lang w:val="de-DE"/>
        </w:rPr>
        <w:t>KANN!</w:t>
      </w:r>
      <w:r w:rsidRPr="000D0286">
        <w:rPr>
          <w:lang w:val="de-DE"/>
        </w:rPr>
        <w:t xml:space="preserve"> ein Tabellenverzeichnis erfolgen, sofern angebracht.</w:t>
      </w:r>
    </w:p>
    <w:p w14:paraId="59EE946A" w14:textId="77777777" w:rsidR="00A26D5F" w:rsidRPr="00CC6C0D" w:rsidRDefault="00A26D5F">
      <w:pPr>
        <w:pStyle w:val="Abbildungsverzeichnis"/>
        <w:tabs>
          <w:tab w:val="right" w:leader="dot" w:pos="9062"/>
        </w:tabs>
        <w:rPr>
          <w:rFonts w:asciiTheme="minorHAnsi" w:hAnsiTheme="minorHAnsi"/>
          <w:lang w:eastAsia="de-DE"/>
        </w:rPr>
      </w:pPr>
      <w:r w:rsidRPr="00CC6C0D">
        <w:fldChar w:fldCharType="begin"/>
      </w:r>
      <w:r w:rsidRPr="00CC6C0D">
        <w:instrText xml:space="preserve"> TOC \h \z \c "Tabelle" </w:instrText>
      </w:r>
      <w:r w:rsidRPr="00CC6C0D">
        <w:fldChar w:fldCharType="separate"/>
      </w:r>
      <w:hyperlink w:anchor="_Toc523125689" w:history="1">
        <w:r w:rsidRPr="00CC6C0D">
          <w:rPr>
            <w:rStyle w:val="Hyperlink"/>
          </w:rPr>
          <w:t>Tabelle 1: Übersicht über XZY</w:t>
        </w:r>
        <w:r w:rsidRPr="00CC6C0D">
          <w:rPr>
            <w:webHidden/>
          </w:rPr>
          <w:tab/>
        </w:r>
        <w:r w:rsidRPr="00CC6C0D">
          <w:rPr>
            <w:webHidden/>
          </w:rPr>
          <w:fldChar w:fldCharType="begin"/>
        </w:r>
        <w:r w:rsidRPr="00CC6C0D">
          <w:rPr>
            <w:webHidden/>
          </w:rPr>
          <w:instrText xml:space="preserve"> PAGEREF _Toc523125689 \h </w:instrText>
        </w:r>
        <w:r w:rsidRPr="00CC6C0D">
          <w:rPr>
            <w:webHidden/>
          </w:rPr>
        </w:r>
        <w:r w:rsidRPr="00CC6C0D">
          <w:rPr>
            <w:webHidden/>
          </w:rPr>
          <w:fldChar w:fldCharType="separate"/>
        </w:r>
        <w:r w:rsidR="00A26203" w:rsidRPr="00CC6C0D">
          <w:rPr>
            <w:webHidden/>
          </w:rPr>
          <w:t>1</w:t>
        </w:r>
        <w:r w:rsidRPr="00CC6C0D">
          <w:rPr>
            <w:webHidden/>
          </w:rPr>
          <w:fldChar w:fldCharType="end"/>
        </w:r>
      </w:hyperlink>
    </w:p>
    <w:p w14:paraId="30C09E8B" w14:textId="2CFD6E5E" w:rsidR="00A408EC" w:rsidRPr="00CC6C0D" w:rsidRDefault="00A26D5F" w:rsidP="00476F0A">
      <w:pPr>
        <w:sectPr w:rsidR="00A408EC" w:rsidRPr="00CC6C0D" w:rsidSect="002C011C">
          <w:pgSz w:w="11906" w:h="16838"/>
          <w:pgMar w:top="1417" w:right="1417" w:bottom="1134" w:left="1417" w:header="850" w:footer="708" w:gutter="0"/>
          <w:pgNumType w:fmt="upperRoman"/>
          <w:cols w:space="708"/>
          <w:docGrid w:linePitch="360"/>
        </w:sectPr>
      </w:pPr>
      <w:r w:rsidRPr="00CC6C0D">
        <w:fldChar w:fldCharType="end"/>
      </w:r>
    </w:p>
    <w:p w14:paraId="688F13E2" w14:textId="66BE7B82" w:rsidR="00F0702A" w:rsidRPr="00CC6C0D" w:rsidRDefault="00CC6C0D" w:rsidP="00772032">
      <w:pPr>
        <w:pStyle w:val="berschrift1mitNummerierung"/>
        <w:rPr>
          <w:lang w:val="en-GB"/>
        </w:rPr>
      </w:pPr>
      <w:bookmarkStart w:id="10" w:name="_Toc190977174"/>
      <w:r w:rsidRPr="00CC6C0D">
        <w:rPr>
          <w:lang w:val="en-GB"/>
        </w:rPr>
        <w:lastRenderedPageBreak/>
        <w:t>Introduction</w:t>
      </w:r>
      <w:bookmarkEnd w:id="10"/>
    </w:p>
    <w:p w14:paraId="54B2870D" w14:textId="0D1B252C" w:rsidR="00053C8A" w:rsidRPr="00CC6C0D" w:rsidRDefault="00CC6C0D" w:rsidP="00FC5794">
      <w:pPr>
        <w:pStyle w:val="berschriftenmitNummerierungEbene2"/>
        <w:rPr>
          <w:lang w:val="en-GB"/>
        </w:rPr>
      </w:pPr>
      <w:bookmarkStart w:id="11" w:name="_Toc190977175"/>
      <w:r w:rsidRPr="00CC6C0D">
        <w:rPr>
          <w:lang w:val="en-GB"/>
        </w:rPr>
        <w:t>Motivation</w:t>
      </w:r>
      <w:bookmarkEnd w:id="11"/>
    </w:p>
    <w:p w14:paraId="62904E83" w14:textId="265C27D0" w:rsidR="00430E24" w:rsidRPr="00430E24" w:rsidRDefault="00DD7753" w:rsidP="00430E24">
      <w:r>
        <w:t>According to the Inter</w:t>
      </w:r>
      <w:r w:rsidR="00DE0BA3">
        <w:t xml:space="preserve">national Energy Agency (IEA) </w:t>
      </w:r>
      <w:r w:rsidR="00DE0BA3">
        <w:fldChar w:fldCharType="begin"/>
      </w:r>
      <w:r w:rsidR="00DE0BA3">
        <w:instrText xml:space="preserve"> ADDIN ZOTERO_ITEM CSL_CITATION {"citationID":"xdUk5vDF","properties":{"formattedCitation":"[1]","plainCitation":"[1]","noteIndex":0},"citationItems":[{"id":335,"uris":["http://zotero.org/users/local/rMlhGF0Y/items/G9UF2CTL"],"itemData":{"id":335,"type":"webpage","abstract":"Explore and compare energy data, analysis, news and events for Europe","container-title":"IEA","language":"en-GB","title":"Europe – Countries &amp; Regions","URL":"https://www.iea.org/regions/europe/efficiency-demand","accessed":{"date-parts":[["2025",2,8]]}}}],"schema":"https://github.com/citation-style-language/schema/raw/master/csl-citation.json"} </w:instrText>
      </w:r>
      <w:r w:rsidR="00DE0BA3">
        <w:fldChar w:fldCharType="separate"/>
      </w:r>
      <w:r w:rsidR="00DE0BA3" w:rsidRPr="00DE0BA3">
        <w:rPr>
          <w:rFonts w:cs="Times New Roman"/>
        </w:rPr>
        <w:t>[1]</w:t>
      </w:r>
      <w:r w:rsidR="00DE0BA3">
        <w:fldChar w:fldCharType="end"/>
      </w:r>
      <w:r w:rsidR="00DE0BA3">
        <w:t>, e</w:t>
      </w:r>
      <w:r w:rsidR="00430E24" w:rsidRPr="00430E24">
        <w:t>lectricity can be generated in two main ways:</w:t>
      </w:r>
    </w:p>
    <w:p w14:paraId="5520D88C" w14:textId="77777777" w:rsidR="00430E24" w:rsidRPr="00430E24" w:rsidRDefault="00430E24" w:rsidP="00430E24">
      <w:pPr>
        <w:numPr>
          <w:ilvl w:val="0"/>
          <w:numId w:val="14"/>
        </w:numPr>
      </w:pPr>
      <w:r w:rsidRPr="00430E24">
        <w:rPr>
          <w:b/>
          <w:bCs/>
        </w:rPr>
        <w:t>Thermal Power:</w:t>
      </w:r>
      <w:r w:rsidRPr="00430E24">
        <w:t xml:space="preserve"> By harnessing the heat from burning fuels or nuclear reactions in the form of steam.</w:t>
      </w:r>
    </w:p>
    <w:p w14:paraId="68204E58" w14:textId="5398B06D" w:rsidR="00430E24" w:rsidRPr="00430E24" w:rsidRDefault="00430E24" w:rsidP="00430E24">
      <w:pPr>
        <w:numPr>
          <w:ilvl w:val="0"/>
          <w:numId w:val="14"/>
        </w:numPr>
      </w:pPr>
      <w:r w:rsidRPr="00430E24">
        <w:rPr>
          <w:b/>
          <w:bCs/>
        </w:rPr>
        <w:t>Renewable Energy:</w:t>
      </w:r>
      <w:r w:rsidRPr="00430E24">
        <w:t xml:space="preserve"> By capturing the energy of natural forces such as the sun, wind, or moving water</w:t>
      </w:r>
      <w:r w:rsidR="003D1D6C">
        <w:t>.</w:t>
      </w:r>
      <w:r w:rsidR="003D1D6C" w:rsidRPr="00430E24">
        <w:t xml:space="preserve"> </w:t>
      </w:r>
    </w:p>
    <w:p w14:paraId="3B295F77" w14:textId="0AB9A3A8" w:rsidR="00430E24" w:rsidRDefault="00430E24" w:rsidP="00430E24">
      <w:r w:rsidRPr="00430E24">
        <w:t>With growing concerns over climate change</w:t>
      </w:r>
      <w:r w:rsidR="003D1D6C">
        <w:t>, air pollution and fossil-fuel dependence</w:t>
      </w:r>
      <w:r w:rsidRPr="00430E24">
        <w:t xml:space="preserve">, the need for </w:t>
      </w:r>
      <w:r>
        <w:t>renewable</w:t>
      </w:r>
      <w:r w:rsidRPr="00430E24">
        <w:t xml:space="preserve"> </w:t>
      </w:r>
      <w:r>
        <w:t>power</w:t>
      </w:r>
      <w:r w:rsidRPr="00430E24">
        <w:t xml:space="preserve"> generation has become </w:t>
      </w:r>
      <w:r>
        <w:t>more important</w:t>
      </w:r>
      <w:r w:rsidRPr="00430E24">
        <w:t>. This has led to a significant shift toward renewable energy sources</w:t>
      </w:r>
      <w:r>
        <w:t xml:space="preserve"> in recent years</w:t>
      </w:r>
      <w:r w:rsidRPr="00430E24">
        <w:t xml:space="preserve">, </w:t>
      </w:r>
      <w:r w:rsidR="0055465E">
        <w:t>with E</w:t>
      </w:r>
      <w:r w:rsidR="0055465E" w:rsidRPr="0055465E">
        <w:t xml:space="preserve">urope’s renewable energy generation nearly </w:t>
      </w:r>
      <w:r w:rsidR="0055465E">
        <w:t>tripling</w:t>
      </w:r>
      <w:r w:rsidR="0055465E" w:rsidRPr="0055465E">
        <w:t xml:space="preserve"> between 2004 and 2023</w:t>
      </w:r>
      <w:r w:rsidR="004207F5">
        <w:t xml:space="preserve"> </w:t>
      </w:r>
      <w:r w:rsidR="0043665A">
        <w:fldChar w:fldCharType="begin"/>
      </w:r>
      <w:r w:rsidR="0043665A">
        <w:instrText xml:space="preserve"> ADDIN ZOTERO_ITEM CSL_CITATION {"citationID":"p61zoVAS","properties":{"formattedCitation":"[2]","plainCitation":"[2]","noteIndex":0},"citationItems":[{"id":346,"uris":["http://zotero.org/users/local/rMlhGF0Y/items/ADZUIPX2"],"itemData":{"id":346,"type":"webpage","abstract":"description","language":"en","title":"Renewable energy statistics","URL":"https://ec.europa.eu/eurostat/statistics-explained/index.php?title=Renewable_energy_statistics","accessed":{"date-parts":[["2025",2,10]]}}}],"schema":"https://github.com/citation-style-language/schema/raw/master/csl-citation.json"} </w:instrText>
      </w:r>
      <w:r w:rsidR="0043665A">
        <w:fldChar w:fldCharType="separate"/>
      </w:r>
      <w:r w:rsidR="0043665A" w:rsidRPr="0043665A">
        <w:rPr>
          <w:rFonts w:cs="Times New Roman"/>
        </w:rPr>
        <w:t>[2]</w:t>
      </w:r>
      <w:r w:rsidR="0043665A">
        <w:fldChar w:fldCharType="end"/>
      </w:r>
      <w:r w:rsidR="0043665A">
        <w:t>.</w:t>
      </w:r>
      <w:r>
        <w:t xml:space="preserve"> Although responsible for </w:t>
      </w:r>
      <w:r w:rsidR="005F000A">
        <w:t>a mere</w:t>
      </w:r>
      <w:r w:rsidR="007E3C31">
        <w:t xml:space="preserve"> </w:t>
      </w:r>
      <w:r>
        <w:t>13.8% of European electricity generation in 2022</w:t>
      </w:r>
      <w:r w:rsidR="004207F5">
        <w:t xml:space="preserve"> </w:t>
      </w:r>
      <w:r w:rsidR="004207F5">
        <w:fldChar w:fldCharType="begin"/>
      </w:r>
      <w:r w:rsidR="004207F5">
        <w:instrText xml:space="preserve"> ADDIN ZOTERO_ITEM CSL_CITATION {"citationID":"U26G32fG","properties":{"formattedCitation":"[1]","plainCitation":"[1]","noteIndex":0},"citationItems":[{"id":335,"uris":["http://zotero.org/users/local/rMlhGF0Y/items/G9UF2CTL"],"itemData":{"id":335,"type":"webpage","abstract":"Explore and compare energy data, analysis, news and events for Europe","container-title":"IEA","language":"en-GB","title":"Europe – Countries &amp; Regions","URL":"https://www.iea.org/regions/europe/efficiency-demand","accessed":{"date-parts":[["2025",2,8]]}}}],"schema":"https://github.com/citation-style-language/schema/raw/master/csl-citation.json"} </w:instrText>
      </w:r>
      <w:r w:rsidR="004207F5">
        <w:fldChar w:fldCharType="separate"/>
      </w:r>
      <w:r w:rsidR="004207F5" w:rsidRPr="00742DA6">
        <w:rPr>
          <w:rFonts w:cs="Times New Roman"/>
        </w:rPr>
        <w:t>[1]</w:t>
      </w:r>
      <w:r w:rsidR="004207F5">
        <w:fldChar w:fldCharType="end"/>
      </w:r>
      <w:r>
        <w:t xml:space="preserve">, </w:t>
      </w:r>
      <w:r w:rsidRPr="00430E24">
        <w:rPr>
          <w:b/>
          <w:bCs/>
        </w:rPr>
        <w:t>Wind Power</w:t>
      </w:r>
      <w:r>
        <w:t xml:space="preserve"> is among the </w:t>
      </w:r>
      <w:r w:rsidRPr="00883AB9">
        <w:rPr>
          <w:b/>
          <w:bCs/>
        </w:rPr>
        <w:t>fastest growing</w:t>
      </w:r>
      <w:r>
        <w:t xml:space="preserve"> sources of clean energy</w:t>
      </w:r>
      <w:r w:rsidR="00883AB9">
        <w:t>.</w:t>
      </w:r>
      <w:r w:rsidR="00956399">
        <w:t xml:space="preserve"> </w:t>
      </w:r>
      <w:r w:rsidR="00BA01AA">
        <w:t xml:space="preserve">In 2023 alone, more than 18 </w:t>
      </w:r>
      <w:r w:rsidR="00233F9B">
        <w:t>Gigawatts (GW)</w:t>
      </w:r>
      <w:r w:rsidR="00BA01AA">
        <w:t xml:space="preserve"> of Wind Power was </w:t>
      </w:r>
      <w:r w:rsidR="00891B0C">
        <w:t>brought online</w:t>
      </w:r>
      <w:r w:rsidR="00BA01AA">
        <w:t xml:space="preserve"> and </w:t>
      </w:r>
      <w:r w:rsidR="00B91D42">
        <w:t xml:space="preserve">around </w:t>
      </w:r>
      <w:r w:rsidR="00A22750">
        <w:t>200</w:t>
      </w:r>
      <w:r w:rsidR="00233F9B">
        <w:t xml:space="preserve"> GW </w:t>
      </w:r>
      <w:r w:rsidR="002422CF">
        <w:t xml:space="preserve">of new capacity should be installed </w:t>
      </w:r>
      <w:r w:rsidR="00552DAE">
        <w:t xml:space="preserve">from 2024-2030 </w:t>
      </w:r>
      <w:r w:rsidR="00552DAE">
        <w:fldChar w:fldCharType="begin"/>
      </w:r>
      <w:r w:rsidR="00552DAE">
        <w:instrText xml:space="preserve"> ADDIN ZOTERO_ITEM CSL_CITATION {"citationID":"7r6KidnE","properties":{"formattedCitation":"[3]","plainCitation":"[3]","noteIndex":0},"citationItems":[{"id":389,"uris":["http://zotero.org/users/local/rMlhGF0Y/items/7BXZLCXP"],"itemData":{"id":389,"type":"webpage","container-title":"WindEurope","title":"Wind energy in Europe: 2023 Statistics and the outlook for 2024-2030","title-short":"Wind energy in Europe","URL":"https://windeurope.org/intelligence-platform/product/wind-energy-in-europe-2023-statistics-and-the-outlook-for-2024-2030/","accessed":{"date-parts":[["2025",2,18]]}}}],"schema":"https://github.com/citation-style-language/schema/raw/master/csl-citation.json"} </w:instrText>
      </w:r>
      <w:r w:rsidR="00552DAE">
        <w:fldChar w:fldCharType="separate"/>
      </w:r>
      <w:r w:rsidR="00552DAE" w:rsidRPr="00552DAE">
        <w:rPr>
          <w:rFonts w:cs="Times New Roman"/>
        </w:rPr>
        <w:t>[3]</w:t>
      </w:r>
      <w:r w:rsidR="00552DAE">
        <w:fldChar w:fldCharType="end"/>
      </w:r>
      <w:r w:rsidR="00552DAE">
        <w:t>.</w:t>
      </w:r>
    </w:p>
    <w:p w14:paraId="51DD994D" w14:textId="6518F287" w:rsidR="00430E24" w:rsidRDefault="00430E24" w:rsidP="00D274C9">
      <w:pPr>
        <w:keepNext/>
        <w:jc w:val="center"/>
      </w:pPr>
      <w:r w:rsidRPr="00430E24">
        <w:rPr>
          <w:noProof/>
          <w:lang w:val="de-DE"/>
        </w:rPr>
        <w:drawing>
          <wp:inline distT="0" distB="0" distL="0" distR="0" wp14:anchorId="78935CF2" wp14:editId="40220CB0">
            <wp:extent cx="5760466" cy="2020900"/>
            <wp:effectExtent l="0" t="0" r="0" b="0"/>
            <wp:docPr id="1138768362" name="Grafik 2"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68362" name="Grafik 2" descr="Ein Bild, das Text, Reihe, Diagramm, Screenshot enthält.&#10;&#10;KI-generierte Inhalte können fehlerhaft sei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64" b="10818"/>
                    <a:stretch/>
                  </pic:blipFill>
                  <pic:spPr bwMode="auto">
                    <a:xfrm>
                      <a:off x="0" y="0"/>
                      <a:ext cx="5760720" cy="2020989"/>
                    </a:xfrm>
                    <a:prstGeom prst="rect">
                      <a:avLst/>
                    </a:prstGeom>
                    <a:noFill/>
                    <a:ln>
                      <a:noFill/>
                    </a:ln>
                    <a:extLst>
                      <a:ext uri="{53640926-AAD7-44D8-BBD7-CCE9431645EC}">
                        <a14:shadowObscured xmlns:a14="http://schemas.microsoft.com/office/drawing/2010/main"/>
                      </a:ext>
                    </a:extLst>
                  </pic:spPr>
                </pic:pic>
              </a:graphicData>
            </a:graphic>
          </wp:inline>
        </w:drawing>
      </w:r>
    </w:p>
    <w:p w14:paraId="4861B390" w14:textId="402ECE3D" w:rsidR="00430E24" w:rsidRDefault="00430E24" w:rsidP="00430E24">
      <w:pPr>
        <w:pStyle w:val="Beschriftung"/>
      </w:pPr>
      <w:bookmarkStart w:id="12" w:name="_Toc189906127"/>
      <w:bookmarkStart w:id="13" w:name="_Toc189906199"/>
      <w:r>
        <w:t xml:space="preserve">Figure </w:t>
      </w:r>
      <w:r w:rsidR="00183A5D">
        <w:fldChar w:fldCharType="begin"/>
      </w:r>
      <w:r w:rsidR="00183A5D">
        <w:instrText xml:space="preserve"> SEQ Figure \* ARABIC </w:instrText>
      </w:r>
      <w:r w:rsidR="00183A5D">
        <w:fldChar w:fldCharType="separate"/>
      </w:r>
      <w:r w:rsidR="00CB7E4D">
        <w:rPr>
          <w:noProof/>
        </w:rPr>
        <w:t>1</w:t>
      </w:r>
      <w:r w:rsidR="00183A5D">
        <w:fldChar w:fldCharType="end"/>
      </w:r>
      <w:bookmarkEnd w:id="12"/>
      <w:r>
        <w:t>: Evolution of renewable electricity generation by source (non-combustible) in Europe</w:t>
      </w:r>
      <w:bookmarkEnd w:id="13"/>
      <w:r w:rsidR="008368A9">
        <w:t xml:space="preserve"> </w:t>
      </w:r>
      <w:r w:rsidR="00C12480">
        <w:fldChar w:fldCharType="begin"/>
      </w:r>
      <w:r w:rsidR="00C12480">
        <w:instrText xml:space="preserve"> ADDIN ZOTERO_ITEM CSL_CITATION {"citationID":"hvoBJdmP","properties":{"formattedCitation":"[1]","plainCitation":"[1]","noteIndex":0},"citationItems":[{"id":335,"uris":["http://zotero.org/users/local/rMlhGF0Y/items/G9UF2CTL"],"itemData":{"id":335,"type":"webpage","abstract":"Explore and compare energy data, analysis, news and events for Europe","container-title":"IEA","language":"en-GB","title":"Europe – Countries &amp; Regions","URL":"https://www.iea.org/regions/europe/efficiency-demand","accessed":{"date-parts":[["2025",2,8]]}}}],"schema":"https://github.com/citation-style-language/schema/raw/master/csl-citation.json"} </w:instrText>
      </w:r>
      <w:r w:rsidR="00C12480">
        <w:fldChar w:fldCharType="separate"/>
      </w:r>
      <w:r w:rsidR="00C12480" w:rsidRPr="00C12480">
        <w:rPr>
          <w:rFonts w:cs="Times New Roman"/>
        </w:rPr>
        <w:t>[1]</w:t>
      </w:r>
      <w:r w:rsidR="00C12480">
        <w:fldChar w:fldCharType="end"/>
      </w:r>
    </w:p>
    <w:p w14:paraId="432DC74D" w14:textId="57082C0F" w:rsidR="00430E24" w:rsidRDefault="00430E24" w:rsidP="00377F3F">
      <w:r w:rsidRPr="00430E24">
        <w:t xml:space="preserve">This growth is not surprising because wind power </w:t>
      </w:r>
      <w:r>
        <w:t xml:space="preserve">comes with many </w:t>
      </w:r>
      <w:r w:rsidR="003A4680">
        <w:t>advantages</w:t>
      </w:r>
      <w:r w:rsidRPr="00430E24">
        <w:t>. It does not produce any carbon emissions during operation, helping to reduce climate change and air pollution. Additionally, it has lower costs compared to other forms of energy production since there are no fuel costs involved</w:t>
      </w:r>
      <w:r w:rsidR="0013188B">
        <w:t xml:space="preserve"> </w:t>
      </w:r>
      <w:r w:rsidR="007E63BC">
        <w:fldChar w:fldCharType="begin"/>
      </w:r>
      <w:r w:rsidR="007E63BC">
        <w:instrText xml:space="preserve"> ADDIN ZOTERO_ITEM CSL_CITATION {"citationID":"AoFAe9Vd","properties":{"formattedCitation":"[4]","plainCitation":"[4]","noteIndex":0},"citationItems":[{"id":391,"uris":["http://zotero.org/users/local/rMlhGF0Y/items/NY822857"],"itemData":{"id":391,"type":"webpage","abstract":"Wind energy advantages explain why wind power is one of the fast-growing renewable energy sources in all the world.","container-title":"Energy.gov","language":"en","title":"Advantages and Challenges of Wind Energy","URL":"https://www.energy.gov/eere/wind/advantages-and-challenges-wind-energy","accessed":{"date-parts":[["2025",2,18]]}}}],"schema":"https://github.com/citation-style-language/schema/raw/master/csl-citation.json"} </w:instrText>
      </w:r>
      <w:r w:rsidR="007E63BC">
        <w:fldChar w:fldCharType="separate"/>
      </w:r>
      <w:r w:rsidR="007E63BC" w:rsidRPr="007E63BC">
        <w:rPr>
          <w:rFonts w:cs="Times New Roman"/>
        </w:rPr>
        <w:t>[4]</w:t>
      </w:r>
      <w:r w:rsidR="007E63BC">
        <w:fldChar w:fldCharType="end"/>
      </w:r>
      <w:r>
        <w:t xml:space="preserve">. </w:t>
      </w:r>
      <w:r w:rsidRPr="00430E24">
        <w:t>Wind power is also highly scalable, with the ability to be implemented both onshore and offshore, making it adaptable to various geographic locations. Furthermore, wind is an inexhaustible resource, ensuring long-term sustainability. These benefits have made wind power a key component of global strategies to</w:t>
      </w:r>
      <w:r w:rsidR="00DB2B38">
        <w:t xml:space="preserve">wards </w:t>
      </w:r>
      <w:r w:rsidRPr="00430E24">
        <w:t>more sustainable, reliable, and environmentally friendly energy systems.</w:t>
      </w:r>
    </w:p>
    <w:p w14:paraId="35F1F10C" w14:textId="77777777" w:rsidR="009B08D4" w:rsidRDefault="009B08D4" w:rsidP="00377F3F"/>
    <w:p w14:paraId="787A0109" w14:textId="77777777" w:rsidR="00F374E8" w:rsidRDefault="00F374E8" w:rsidP="00377F3F"/>
    <w:p w14:paraId="59BEF2EA" w14:textId="77777777" w:rsidR="00F374E8" w:rsidRDefault="00F374E8" w:rsidP="00377F3F"/>
    <w:p w14:paraId="21EB3584" w14:textId="77777777" w:rsidR="00F73147" w:rsidRPr="00CC6C0D" w:rsidRDefault="00F73147" w:rsidP="00377F3F"/>
    <w:p w14:paraId="689F2CCC" w14:textId="4BA77865" w:rsidR="009B08D4" w:rsidRDefault="00CC6C0D" w:rsidP="009B08D4">
      <w:pPr>
        <w:pStyle w:val="berschriftenmitNummerierungEbene2"/>
      </w:pPr>
      <w:bookmarkStart w:id="14" w:name="_Toc190977176"/>
      <w:r w:rsidRPr="009B08D4">
        <w:lastRenderedPageBreak/>
        <w:t>Proble</w:t>
      </w:r>
      <w:r w:rsidR="009B08D4" w:rsidRPr="009B08D4">
        <w:t>m</w:t>
      </w:r>
      <w:bookmarkEnd w:id="14"/>
    </w:p>
    <w:p w14:paraId="39CDB667" w14:textId="49694E90" w:rsidR="009B08D4" w:rsidRPr="009B08D4" w:rsidRDefault="009B08D4" w:rsidP="009B08D4">
      <w:r w:rsidRPr="009B08D4">
        <w:t xml:space="preserve">Despite its benefits, wind power systems face several operational and cost-related challenges. Wind turbines are often installed in remote areas, where access is difficult. Offshore wind farms </w:t>
      </w:r>
      <w:r w:rsidR="0011081E">
        <w:t>can only be reached by</w:t>
      </w:r>
      <w:r w:rsidRPr="009B08D4">
        <w:t xml:space="preserve"> helicopters or specialized vessels for maintenance, which are highly dependent on weather conditions. These factors can lead to longer repair delays, higher maintenance costs, and reduced energy reliability. </w:t>
      </w:r>
      <w:r w:rsidR="0011081E">
        <w:t>O</w:t>
      </w:r>
      <w:r w:rsidRPr="009B08D4">
        <w:t>peration and maintenance (O&amp;M) costs typically account for 2</w:t>
      </w:r>
      <w:r w:rsidR="00030FE9">
        <w:t>5</w:t>
      </w:r>
      <w:r w:rsidRPr="009B08D4">
        <w:t>% to 30% of the total lifecycle costs of wind power systems</w:t>
      </w:r>
      <w:r w:rsidR="0011081E">
        <w:t xml:space="preserve"> </w:t>
      </w:r>
      <w:r w:rsidR="008E298D">
        <w:fldChar w:fldCharType="begin"/>
      </w:r>
      <w:r w:rsidR="007E63BC">
        <w:instrText xml:space="preserve"> ADDIN ZOTERO_ITEM CSL_CITATION {"citationID":"TCZYsRIq","properties":{"formattedCitation":"[5]","plainCitation":"[5]","noteIndex":0},"citationItems":[{"id":349,"uris":["http://zotero.org/users/local/rMlhGF0Y/items/DHAZSCXS"],"itemData":{"id":349,"type":"article-journal","abstract":"Wind turbine structures have become increasingly popular due to global trends in renewable energy policies. However, more than 3800 failures are reported annually, and resultant maintenance and repair costs are significant. Previous studies have mainly focused on structural failures from the historical perspective, but there is a lack of discussion on condition-based maintenance to reduce life-cycle costs. Furthermore, the studies on disposal after end-of-life are limited. To face these challenges, this study aims to optimize wind turbine structures throughout their life cycle, from design to disposal with four key approaches. From parts to system level, wind turbines are investigated (i) theoretically and (ii) experimentally under dynamic stress and various environmental conditions for optimized and safe operation. Health monitoring, damage diagnosis, and prognosis approaches are highlighted to ensure their reliable and secure operations. Maintenance strategies are reviewed from repair to maintenance perspective (iii). Finally, recycling and life cycle assessment studies are discussed, along with current challenges in condition-based maintenance (iv). Advanced condition-maintenance with four approaches will lead to enhanced sustainability and efficiency of wind turbine systems to achieve the goal of carbon neutrality. Lastly, scientific recommendations and guidelines for future research towards sustainable net-zero life cycle of wind turbine structures are proposed.","container-title":"Renewable and Sustainable Energy Reviews","DOI":"10.1016/j.rser.2024.114799","ISSN":"1364-0321","journalAbbreviation":"Renewable and Sustainable Energy Reviews","page":"114799","source":"ScienceDirect","title":"Condition-based maintenance of wind turbine structures: A state-of-the-art review","title-short":"Condition-based maintenance of wind turbine structures","volume":"204","author":[{"family":"Oh","given":"So Young"},{"family":"Joung","given":"Chanwoo"},{"family":"Lee","given":"Seonghwan"},{"family":"Shim","given":"Yoon-Bo"},{"family":"Lee","given":"Dahun"},{"family":"Cho","given":"Gyu-Eun"},{"family":"Jang","given":"Juhyeong"},{"family":"Lee","given":"In Yong"},{"family":"Park","given":"Young-Bin"}],"issued":{"date-parts":[["2024",10,1]]}}}],"schema":"https://github.com/citation-style-language/schema/raw/master/csl-citation.json"} </w:instrText>
      </w:r>
      <w:r w:rsidR="008E298D">
        <w:fldChar w:fldCharType="separate"/>
      </w:r>
      <w:r w:rsidR="007E63BC" w:rsidRPr="007E63BC">
        <w:rPr>
          <w:rFonts w:cs="Times New Roman"/>
        </w:rPr>
        <w:t>[5]</w:t>
      </w:r>
      <w:r w:rsidR="008E298D">
        <w:fldChar w:fldCharType="end"/>
      </w:r>
      <w:r>
        <w:t>.</w:t>
      </w:r>
    </w:p>
    <w:p w14:paraId="23DB5AE5" w14:textId="77777777" w:rsidR="009B08D4" w:rsidRPr="009B08D4" w:rsidRDefault="009B08D4" w:rsidP="009B08D4">
      <w:r w:rsidRPr="009B08D4">
        <w:t>To enhance reliability and reduce costs, efficient maintenance strategies hold great potential. Predictive maintenance methods may offer a solution by enabling early detection of potential issues, optimizing maintenance schedules, and minimizing both downtime and expenses.</w:t>
      </w:r>
    </w:p>
    <w:p w14:paraId="1C2BADA6" w14:textId="313AD5FD" w:rsidR="009B08D4" w:rsidRPr="009B08D4" w:rsidRDefault="009B08D4" w:rsidP="009B08D4"/>
    <w:p w14:paraId="495CFC64" w14:textId="1611DD0D" w:rsidR="00980CB9" w:rsidRPr="00980CB9" w:rsidRDefault="00CC6C0D" w:rsidP="00980CB9">
      <w:pPr>
        <w:pStyle w:val="berschriftenmitNummerierungEbene2"/>
        <w:rPr>
          <w:lang w:val="en-GB"/>
        </w:rPr>
      </w:pPr>
      <w:bookmarkStart w:id="15" w:name="_Toc190977177"/>
      <w:r>
        <w:rPr>
          <w:lang w:val="en-GB"/>
        </w:rPr>
        <w:t>Research Questions</w:t>
      </w:r>
      <w:bookmarkEnd w:id="15"/>
    </w:p>
    <w:p w14:paraId="1E103222" w14:textId="26A77F49" w:rsidR="00980CB9" w:rsidRDefault="00430E24" w:rsidP="00377F3F">
      <w:r>
        <w:t>RQ1: How can predictive maintenance and early fault detection increase the reliability of wind turbines?</w:t>
      </w:r>
    </w:p>
    <w:p w14:paraId="09C711BF" w14:textId="7B83D11B" w:rsidR="00430E24" w:rsidRDefault="00430E24" w:rsidP="00377F3F">
      <w:r>
        <w:t>RQ2: Which data sources</w:t>
      </w:r>
      <w:r w:rsidR="009B08D4">
        <w:t xml:space="preserve"> can be utilized and how </w:t>
      </w:r>
      <w:r w:rsidR="00205FFE">
        <w:t>are the datasets strctured?</w:t>
      </w:r>
    </w:p>
    <w:p w14:paraId="0D1E9ED2" w14:textId="5CF7E031" w:rsidR="00F374E8" w:rsidRDefault="00430E24" w:rsidP="00377F3F">
      <w:r>
        <w:t>RQ3:</w:t>
      </w:r>
      <w:r w:rsidR="009B08D4">
        <w:t xml:space="preserve"> Which methods and algorithms are used in literature to predict failures?</w:t>
      </w:r>
    </w:p>
    <w:p w14:paraId="3B7F0FE8" w14:textId="3CFBA65B" w:rsidR="00F374E8" w:rsidRPr="00CC6C0D" w:rsidRDefault="00F374E8" w:rsidP="00377F3F">
      <w:r>
        <w:t>RQ4: What are the current challenges?</w:t>
      </w:r>
    </w:p>
    <w:p w14:paraId="2C4D76B2" w14:textId="77777777" w:rsidR="00B50873" w:rsidRPr="00CC6C0D" w:rsidRDefault="000608C2" w:rsidP="000608C2">
      <w:pPr>
        <w:pStyle w:val="berschriftenmitNummerierungEbene2"/>
        <w:rPr>
          <w:lang w:val="en-GB"/>
        </w:rPr>
      </w:pPr>
      <w:bookmarkStart w:id="16" w:name="_Toc190977178"/>
      <w:r w:rsidRPr="00CC6C0D">
        <w:rPr>
          <w:lang w:val="en-GB"/>
        </w:rPr>
        <w:t>Beispiel Tabelle</w:t>
      </w:r>
      <w:r w:rsidR="00A26203" w:rsidRPr="00CC6C0D">
        <w:rPr>
          <w:lang w:val="en-GB"/>
        </w:rPr>
        <w:t xml:space="preserve"> und Abbildung</w:t>
      </w:r>
      <w:bookmarkEnd w:id="16"/>
    </w:p>
    <w:p w14:paraId="32CF5F2F" w14:textId="77777777" w:rsidR="000608C2" w:rsidRPr="00CC6C0D" w:rsidRDefault="000608C2" w:rsidP="004A155A">
      <w:pPr>
        <w:pStyle w:val="Beschriftung"/>
      </w:pPr>
      <w:bookmarkStart w:id="17" w:name="_Toc523125689"/>
      <w:r w:rsidRPr="00CC6C0D">
        <w:t xml:space="preserve">Tabelle </w:t>
      </w:r>
      <w:r w:rsidRPr="00CC6C0D">
        <w:fldChar w:fldCharType="begin"/>
      </w:r>
      <w:r w:rsidRPr="00CC6C0D">
        <w:instrText xml:space="preserve"> SEQ Tabelle \* ARABIC </w:instrText>
      </w:r>
      <w:r w:rsidRPr="00CC6C0D">
        <w:fldChar w:fldCharType="separate"/>
      </w:r>
      <w:r w:rsidRPr="00CC6C0D">
        <w:t>1</w:t>
      </w:r>
      <w:r w:rsidRPr="00CC6C0D">
        <w:fldChar w:fldCharType="end"/>
      </w:r>
      <w:r w:rsidRPr="00CC6C0D">
        <w:t>: Übersicht über XZY</w:t>
      </w:r>
      <w:bookmarkEnd w:id="17"/>
    </w:p>
    <w:tbl>
      <w:tblPr>
        <w:tblStyle w:val="Tabellenraster"/>
        <w:tblW w:w="0" w:type="auto"/>
        <w:tblLook w:val="04A0" w:firstRow="1" w:lastRow="0" w:firstColumn="1" w:lastColumn="0" w:noHBand="0" w:noVBand="1"/>
      </w:tblPr>
      <w:tblGrid>
        <w:gridCol w:w="3020"/>
        <w:gridCol w:w="3021"/>
        <w:gridCol w:w="3021"/>
      </w:tblGrid>
      <w:tr w:rsidR="000608C2" w:rsidRPr="00CC6C0D" w14:paraId="1F1987D1" w14:textId="77777777" w:rsidTr="000608C2">
        <w:tc>
          <w:tcPr>
            <w:tcW w:w="3020" w:type="dxa"/>
          </w:tcPr>
          <w:p w14:paraId="588363B7" w14:textId="77777777" w:rsidR="000608C2" w:rsidRPr="00CC6C0D" w:rsidRDefault="000608C2" w:rsidP="00377F3F">
            <w:r w:rsidRPr="00CC6C0D">
              <w:t>Tabelle</w:t>
            </w:r>
          </w:p>
        </w:tc>
        <w:tc>
          <w:tcPr>
            <w:tcW w:w="3021" w:type="dxa"/>
          </w:tcPr>
          <w:p w14:paraId="439554EC" w14:textId="77777777" w:rsidR="000608C2" w:rsidRPr="00CC6C0D" w:rsidRDefault="000608C2" w:rsidP="00377F3F">
            <w:r w:rsidRPr="00CC6C0D">
              <w:t>Inhalt</w:t>
            </w:r>
          </w:p>
        </w:tc>
        <w:tc>
          <w:tcPr>
            <w:tcW w:w="3021" w:type="dxa"/>
          </w:tcPr>
          <w:p w14:paraId="52E7BBB9" w14:textId="77777777" w:rsidR="000608C2" w:rsidRPr="00CC6C0D" w:rsidRDefault="000608C2" w:rsidP="00377F3F">
            <w:r w:rsidRPr="00CC6C0D">
              <w:t>X</w:t>
            </w:r>
          </w:p>
        </w:tc>
      </w:tr>
      <w:tr w:rsidR="000608C2" w:rsidRPr="00CC6C0D" w14:paraId="2D5B15E9" w14:textId="77777777" w:rsidTr="000608C2">
        <w:tc>
          <w:tcPr>
            <w:tcW w:w="3020" w:type="dxa"/>
          </w:tcPr>
          <w:p w14:paraId="317C2E13" w14:textId="77777777" w:rsidR="000608C2" w:rsidRPr="00CC6C0D" w:rsidRDefault="000608C2" w:rsidP="00377F3F"/>
        </w:tc>
        <w:tc>
          <w:tcPr>
            <w:tcW w:w="3021" w:type="dxa"/>
          </w:tcPr>
          <w:p w14:paraId="04005DE1" w14:textId="77777777" w:rsidR="000608C2" w:rsidRPr="00CC6C0D" w:rsidRDefault="000608C2" w:rsidP="00377F3F"/>
        </w:tc>
        <w:tc>
          <w:tcPr>
            <w:tcW w:w="3021" w:type="dxa"/>
          </w:tcPr>
          <w:p w14:paraId="1D1E4573" w14:textId="77777777" w:rsidR="000608C2" w:rsidRPr="00CC6C0D" w:rsidRDefault="000608C2" w:rsidP="00377F3F"/>
        </w:tc>
      </w:tr>
      <w:tr w:rsidR="000608C2" w:rsidRPr="00CC6C0D" w14:paraId="00ECCC68" w14:textId="77777777" w:rsidTr="000608C2">
        <w:tc>
          <w:tcPr>
            <w:tcW w:w="3020" w:type="dxa"/>
          </w:tcPr>
          <w:p w14:paraId="1A6449EA" w14:textId="77777777" w:rsidR="000608C2" w:rsidRPr="00CC6C0D" w:rsidRDefault="000608C2" w:rsidP="00377F3F"/>
        </w:tc>
        <w:tc>
          <w:tcPr>
            <w:tcW w:w="3021" w:type="dxa"/>
          </w:tcPr>
          <w:p w14:paraId="14744750" w14:textId="77777777" w:rsidR="000608C2" w:rsidRPr="00CC6C0D" w:rsidRDefault="000608C2" w:rsidP="00377F3F"/>
        </w:tc>
        <w:tc>
          <w:tcPr>
            <w:tcW w:w="3021" w:type="dxa"/>
          </w:tcPr>
          <w:p w14:paraId="4BE08F78" w14:textId="77777777" w:rsidR="000608C2" w:rsidRPr="00CC6C0D" w:rsidRDefault="000608C2" w:rsidP="00377F3F"/>
        </w:tc>
      </w:tr>
    </w:tbl>
    <w:p w14:paraId="176A7525" w14:textId="77777777" w:rsidR="00B50873" w:rsidRPr="00CC6C0D" w:rsidRDefault="00B50873" w:rsidP="00377F3F"/>
    <w:p w14:paraId="6A1CCB3B" w14:textId="77777777" w:rsidR="000608C2" w:rsidRPr="00CC6C0D" w:rsidRDefault="000608C2" w:rsidP="00377F3F"/>
    <w:p w14:paraId="5699D5A7" w14:textId="407C480C" w:rsidR="00430E24" w:rsidRDefault="00430E24" w:rsidP="00430E24">
      <w:pPr>
        <w:keepNext/>
        <w:jc w:val="center"/>
      </w:pPr>
    </w:p>
    <w:p w14:paraId="11286185" w14:textId="600E2872" w:rsidR="00430E24" w:rsidRPr="00430E24" w:rsidRDefault="00430E24" w:rsidP="00430E24">
      <w:pPr>
        <w:pStyle w:val="Beschriftung"/>
        <w:rPr>
          <w:lang w:val="de-DE" w:eastAsia="de-DE"/>
        </w:rPr>
      </w:pPr>
      <w:bookmarkStart w:id="18" w:name="_Toc189906128"/>
      <w:bookmarkStart w:id="19" w:name="_Toc189906200"/>
      <w:r>
        <w:t xml:space="preserve">Figure </w:t>
      </w:r>
      <w:r w:rsidR="00183A5D">
        <w:fldChar w:fldCharType="begin"/>
      </w:r>
      <w:r w:rsidR="00183A5D">
        <w:instrText xml:space="preserve"> SEQ Figure \* ARABIC </w:instrText>
      </w:r>
      <w:r w:rsidR="00183A5D">
        <w:fldChar w:fldCharType="separate"/>
      </w:r>
      <w:r w:rsidR="00CB7E4D">
        <w:rPr>
          <w:noProof/>
        </w:rPr>
        <w:t>2</w:t>
      </w:r>
      <w:r w:rsidR="00183A5D">
        <w:fldChar w:fldCharType="end"/>
      </w:r>
      <w:bookmarkEnd w:id="18"/>
      <w:bookmarkEnd w:id="19"/>
    </w:p>
    <w:p w14:paraId="6DAD8404" w14:textId="77777777" w:rsidR="000608C2" w:rsidRPr="00CC6C0D" w:rsidRDefault="000608C2" w:rsidP="000608C2">
      <w:pPr>
        <w:keepNext/>
        <w:jc w:val="center"/>
      </w:pPr>
      <w:r w:rsidRPr="00CC6C0D">
        <w:rPr>
          <w:noProof/>
          <w:lang w:eastAsia="de-DE"/>
        </w:rPr>
        <w:drawing>
          <wp:inline distT="0" distB="0" distL="0" distR="0" wp14:anchorId="27B69ACC" wp14:editId="31EA2C6F">
            <wp:extent cx="3028950" cy="15144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9"/>
                    <a:stretch>
                      <a:fillRect/>
                    </a:stretch>
                  </pic:blipFill>
                  <pic:spPr>
                    <a:xfrm>
                      <a:off x="0" y="0"/>
                      <a:ext cx="3028950" cy="1514475"/>
                    </a:xfrm>
                    <a:prstGeom prst="rect">
                      <a:avLst/>
                    </a:prstGeom>
                  </pic:spPr>
                </pic:pic>
              </a:graphicData>
            </a:graphic>
          </wp:inline>
        </w:drawing>
      </w:r>
    </w:p>
    <w:p w14:paraId="34AE6D10" w14:textId="77777777" w:rsidR="000608C2" w:rsidRPr="00CC6C0D" w:rsidRDefault="000608C2" w:rsidP="004A155A">
      <w:pPr>
        <w:pStyle w:val="Beschriftung"/>
        <w:sectPr w:rsidR="000608C2" w:rsidRPr="00CC6C0D" w:rsidSect="000A6524">
          <w:headerReference w:type="default" r:id="rId20"/>
          <w:pgSz w:w="11906" w:h="16838"/>
          <w:pgMar w:top="1417" w:right="1417" w:bottom="1134" w:left="1417" w:header="850" w:footer="708" w:gutter="0"/>
          <w:pgNumType w:start="1"/>
          <w:cols w:space="708"/>
          <w:docGrid w:linePitch="360"/>
        </w:sectPr>
      </w:pPr>
      <w:bookmarkStart w:id="20" w:name="_Toc189906102"/>
      <w:r w:rsidRPr="00CC6C0D">
        <w:t xml:space="preserve">Abbildung </w:t>
      </w:r>
      <w:r w:rsidR="00205D69" w:rsidRPr="00CC6C0D">
        <w:fldChar w:fldCharType="begin"/>
      </w:r>
      <w:r w:rsidR="00205D69" w:rsidRPr="00CC6C0D">
        <w:instrText xml:space="preserve"> SEQ Abbildung \* ARABIC </w:instrText>
      </w:r>
      <w:r w:rsidR="00205D69" w:rsidRPr="00CC6C0D">
        <w:fldChar w:fldCharType="separate"/>
      </w:r>
      <w:r w:rsidRPr="00CC6C0D">
        <w:t>1</w:t>
      </w:r>
      <w:r w:rsidR="00205D69" w:rsidRPr="00CC6C0D">
        <w:fldChar w:fldCharType="end"/>
      </w:r>
      <w:r w:rsidRPr="00CC6C0D">
        <w:t>: KIT-Logo</w:t>
      </w:r>
      <w:bookmarkEnd w:id="20"/>
    </w:p>
    <w:p w14:paraId="6589AA03" w14:textId="5367FD6A" w:rsidR="009B08D4" w:rsidRDefault="00CC6C0D" w:rsidP="009B08D4">
      <w:pPr>
        <w:pStyle w:val="berschrift1mitNummerierung"/>
        <w:rPr>
          <w:lang w:val="en-GB"/>
        </w:rPr>
      </w:pPr>
      <w:bookmarkStart w:id="21" w:name="_Toc190977179"/>
      <w:r w:rsidRPr="009B08D4">
        <w:rPr>
          <w:lang w:val="en-GB"/>
        </w:rPr>
        <w:lastRenderedPageBreak/>
        <w:t>Background</w:t>
      </w:r>
      <w:bookmarkEnd w:id="21"/>
    </w:p>
    <w:p w14:paraId="147FBCE5" w14:textId="2D5048EE" w:rsidR="00D274C9" w:rsidRDefault="004D2CE1" w:rsidP="00D274C9">
      <w:pPr>
        <w:pStyle w:val="berschriftenmitNummerierungEbene2"/>
        <w:rPr>
          <w:lang w:val="en-GB"/>
        </w:rPr>
      </w:pPr>
      <w:bookmarkStart w:id="22" w:name="_Toc190977180"/>
      <w:r>
        <w:rPr>
          <w:lang w:val="en-GB"/>
        </w:rPr>
        <w:t xml:space="preserve">Overview of </w:t>
      </w:r>
      <w:r w:rsidR="00731D2D" w:rsidRPr="00731D2D">
        <w:rPr>
          <w:lang w:val="en-GB"/>
        </w:rPr>
        <w:t>Wind Turbines</w:t>
      </w:r>
      <w:bookmarkEnd w:id="22"/>
    </w:p>
    <w:p w14:paraId="15316295" w14:textId="1DBFA87E" w:rsidR="00D274C9" w:rsidRPr="00D274C9" w:rsidRDefault="004D2CE1" w:rsidP="00D274C9">
      <w:r w:rsidRPr="004D2CE1">
        <w:t xml:space="preserve">Wind turbines convert the kinetic energy of moving air into electricity through various components. At the top of the tower, the nacelle houses </w:t>
      </w:r>
      <w:r>
        <w:t xml:space="preserve">the important elements like </w:t>
      </w:r>
      <w:r w:rsidRPr="004D2CE1">
        <w:t>the gearbox, generator, and electronic controls. The turbine’s rotor consists of multiple blades attached to a central hub</w:t>
      </w:r>
      <w:r>
        <w:t xml:space="preserve"> </w:t>
      </w:r>
      <w:r w:rsidRPr="004D2CE1">
        <w:t>to catch the wind. When the wind pushes against the blades,</w:t>
      </w:r>
      <w:r>
        <w:t xml:space="preserve"> it sets </w:t>
      </w:r>
      <w:r w:rsidRPr="004D2CE1">
        <w:t xml:space="preserve">the rotor in motion. This rotational energy travels through the gearbox which steps up the rotor’s relatively slow spinning to a much higher speed for producing electricity. The high-speed shaft from the gearbox is connected to the generator, where the spinning motion is converted into electrical power. Within the nacelle, the yaw system aligns the turbine with changing wind directions, while the pitch system adjusts the angle of the blades, allowing for optimal efficiency and protection during </w:t>
      </w:r>
      <w:r>
        <w:t>strong</w:t>
      </w:r>
      <w:r w:rsidRPr="004D2CE1">
        <w:t xml:space="preserve"> winds. The tower beneath the nacelle </w:t>
      </w:r>
      <w:r>
        <w:t>is designed to provide support and put the rotors high in the air, where the wind is stronger and more consistent</w:t>
      </w:r>
      <w:r w:rsidRPr="004D2CE1">
        <w:t>. Finally, control and monitoring systems ensure the turbine operates safely and efficiently, shutting it down in extreme conditions and restarting when it is safe. All these pieces</w:t>
      </w:r>
      <w:r>
        <w:t xml:space="preserve"> </w:t>
      </w:r>
      <w:r w:rsidRPr="004D2CE1">
        <w:t>work together so that wind turbines can provide a steady stream of clean</w:t>
      </w:r>
      <w:r>
        <w:t xml:space="preserve"> electrical</w:t>
      </w:r>
      <w:r w:rsidRPr="004D2CE1">
        <w:t xml:space="preserve"> energy.</w:t>
      </w:r>
    </w:p>
    <w:p w14:paraId="748E62D6" w14:textId="77777777" w:rsidR="00D274C9" w:rsidRDefault="00D274C9" w:rsidP="00D274C9">
      <w:pPr>
        <w:keepNext/>
        <w:jc w:val="center"/>
      </w:pPr>
      <w:r>
        <w:rPr>
          <w:noProof/>
        </w:rPr>
        <w:drawing>
          <wp:inline distT="0" distB="0" distL="0" distR="0" wp14:anchorId="564D499A" wp14:editId="0DDC9F84">
            <wp:extent cx="5760720" cy="3038475"/>
            <wp:effectExtent l="0" t="0" r="0" b="9525"/>
            <wp:docPr id="17284562" name="Grafik 2" descr="Ein Bild, das Text, Entwurf,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562" name="Grafik 2" descr="Ein Bild, das Text, Entwurf, Diagramm, Zeichnung enthält.&#10;&#10;KI-generierte Inhalte können fehlerhaft sein."/>
                    <pic:cNvPicPr/>
                  </pic:nvPicPr>
                  <pic:blipFill rotWithShape="1">
                    <a:blip r:embed="rId21">
                      <a:extLst>
                        <a:ext uri="{28A0092B-C50C-407E-A947-70E740481C1C}">
                          <a14:useLocalDpi xmlns:a14="http://schemas.microsoft.com/office/drawing/2010/main" val="0"/>
                        </a:ext>
                      </a:extLst>
                    </a:blip>
                    <a:srcRect b="8787"/>
                    <a:stretch/>
                  </pic:blipFill>
                  <pic:spPr bwMode="auto">
                    <a:xfrm>
                      <a:off x="0" y="0"/>
                      <a:ext cx="5760720" cy="3038475"/>
                    </a:xfrm>
                    <a:prstGeom prst="rect">
                      <a:avLst/>
                    </a:prstGeom>
                    <a:ln>
                      <a:noFill/>
                    </a:ln>
                    <a:extLst>
                      <a:ext uri="{53640926-AAD7-44D8-BBD7-CCE9431645EC}">
                        <a14:shadowObscured xmlns:a14="http://schemas.microsoft.com/office/drawing/2010/main"/>
                      </a:ext>
                    </a:extLst>
                  </pic:spPr>
                </pic:pic>
              </a:graphicData>
            </a:graphic>
          </wp:inline>
        </w:drawing>
      </w:r>
    </w:p>
    <w:p w14:paraId="44E2CB22" w14:textId="14B7D653" w:rsidR="00731D2D" w:rsidRDefault="00D274C9" w:rsidP="00D274C9">
      <w:pPr>
        <w:pStyle w:val="Beschriftung"/>
      </w:pPr>
      <w:r>
        <w:t xml:space="preserve">Figure </w:t>
      </w:r>
      <w:r w:rsidR="00183A5D">
        <w:fldChar w:fldCharType="begin"/>
      </w:r>
      <w:r w:rsidR="00183A5D">
        <w:instrText xml:space="preserve"> SEQ Figure \* ARABIC </w:instrText>
      </w:r>
      <w:r w:rsidR="00183A5D">
        <w:fldChar w:fldCharType="separate"/>
      </w:r>
      <w:r w:rsidR="00CB7E4D">
        <w:rPr>
          <w:noProof/>
        </w:rPr>
        <w:t>3</w:t>
      </w:r>
      <w:r w:rsidR="00183A5D">
        <w:fldChar w:fldCharType="end"/>
      </w:r>
      <w:r>
        <w:t>. Schematic of the mechanical components of a wind turbine</w:t>
      </w:r>
      <w:r w:rsidR="00DC026D">
        <w:t xml:space="preserve"> </w:t>
      </w:r>
      <w:r w:rsidR="00B543BB">
        <w:fldChar w:fldCharType="begin"/>
      </w:r>
      <w:r w:rsidR="007E63BC">
        <w:instrText xml:space="preserve"> ADDIN ZOTERO_ITEM CSL_CITATION {"citationID":"DM8g7G5c","properties":{"formattedCitation":"[6]","plainCitation":"[6]","noteIndex":0},"citationItems":[{"id":340,"uris":["http://zotero.org/users/local/rMlhGF0Y/items/X6AERLGC"],"itemData":{"id":340,"type":"article-journal","abstract":"The paper presents a detailed review of the state-of-the-art research activities on structural reliability analysis of wind turbines between the 1990s and 2017. We describe the reliability methods including the first- and second-order reliability methods and the simulation reliability methods and show the procedure for and application areas of structural reliability analysis of wind turbines. Further, we critically review the various structural reliability studies on rotor blades, bottom-fixed support structures, floating systems and mechanical and electrical components. Finally, future applications of structural reliability methods to wind turbine designs are discussed.","container-title":"Energies","DOI":"10.3390/en10122099","ISSN":"1996-1073","issue":"12","language":"en","license":"http://creativecommons.org/licenses/by/3.0/","note":"number: 12\npublisher: Multidisciplinary Digital Publishing Institute","page":"2099","source":"www.mdpi.com","title":"Structural Reliability Analysis of Wind Turbines: A Review","title-short":"Structural Reliability Analysis of Wind Turbines","volume":"10","author":[{"family":"Jiang","given":"Zhiyu"},{"family":"Hu","given":"Weifei"},{"family":"Dong","given":"Wenbin"},{"family":"Gao","given":"Zhen"},{"family":"Ren","given":"Zhengru"}],"issued":{"date-parts":[["2017",12]]}}}],"schema":"https://github.com/citation-style-language/schema/raw/master/csl-citation.json"} </w:instrText>
      </w:r>
      <w:r w:rsidR="00B543BB">
        <w:fldChar w:fldCharType="separate"/>
      </w:r>
      <w:r w:rsidR="007E63BC" w:rsidRPr="007E63BC">
        <w:rPr>
          <w:rFonts w:cs="Times New Roman"/>
        </w:rPr>
        <w:t>[6]</w:t>
      </w:r>
      <w:r w:rsidR="00B543BB">
        <w:fldChar w:fldCharType="end"/>
      </w:r>
    </w:p>
    <w:p w14:paraId="67C04993" w14:textId="77777777" w:rsidR="00C05830" w:rsidRDefault="00C05830" w:rsidP="00C05830"/>
    <w:p w14:paraId="449B1541" w14:textId="77777777" w:rsidR="00C05830" w:rsidRDefault="00C05830" w:rsidP="00C05830"/>
    <w:p w14:paraId="1F54AC06" w14:textId="77777777" w:rsidR="00C05830" w:rsidRDefault="00C05830" w:rsidP="00C05830"/>
    <w:p w14:paraId="69024B67" w14:textId="77777777" w:rsidR="00C05830" w:rsidRDefault="00C05830" w:rsidP="00C05830"/>
    <w:p w14:paraId="0011C852" w14:textId="77777777" w:rsidR="0030559E" w:rsidRDefault="0030559E" w:rsidP="00C05830"/>
    <w:p w14:paraId="2176CABD" w14:textId="77777777" w:rsidR="0030559E" w:rsidRDefault="0030559E" w:rsidP="00C05830">
      <w:pPr>
        <w:rPr>
          <w:ins w:id="23" w:author="ulkmv" w:date="2025-02-28T23:33:00Z" w16du:dateUtc="2025-02-28T22:33:00Z"/>
        </w:rPr>
      </w:pPr>
    </w:p>
    <w:p w14:paraId="7FA36FA8" w14:textId="77777777" w:rsidR="0030559E" w:rsidRPr="0030559E" w:rsidRDefault="0030559E" w:rsidP="0030559E">
      <w:r w:rsidRPr="0030559E">
        <w:lastRenderedPageBreak/>
        <w:t>Wind turbines convert wind energy into electricity using several interconnected components. At the core is the rotor, which has multiple blades attached to a hub body. These blades capture the wind, and their angle is adjusted by pitch mechanisms to optimize performance. Aerodynamic brakes help control the blades when needed. The mechanical energy from the rotor is transferred through the drive train, which includes rotor bearings, drive shafts, and couplings. In indirect drive turbines, a gearbox—made up of bearings, wheels, and a gear shaft—raises the rotor speed to a level suitable for the generator. In direct drive turbines, the rotor is connected directly to a low-speed, high-torque generator, reducing mechanical complexity and maintenance.</w:t>
      </w:r>
    </w:p>
    <w:p w14:paraId="3BFF70CD" w14:textId="77777777" w:rsidR="0030559E" w:rsidRPr="0030559E" w:rsidRDefault="0030559E" w:rsidP="0030559E">
      <w:r w:rsidRPr="0030559E">
        <w:t>The nacelle, located at the top of the tower, houses the gearbox (in indirect drive systems) or the generator (in direct drive systems) along with important control systems. The yaw system, which includes yaw bearings, a yaw motor, wheels, and pinions, keeps the turbine pointed into the wind. A variety of sensors—such as anemometers, wind vanes, temperature sensors, oil pressure switches, power sensors, vibration switches, and revolution counters—continuously monitor the turbine’s performance. In addition, the hydraulic system, which consists of a hydraulic pump, pump motor, valves, and pipes or hoses, supports operational functions and safety measures.</w:t>
      </w:r>
    </w:p>
    <w:p w14:paraId="51972A2F" w14:textId="77777777" w:rsidR="0030559E" w:rsidRPr="0030559E" w:rsidRDefault="0030559E" w:rsidP="0030559E">
      <w:r w:rsidRPr="0030559E">
        <w:t>The entire turbine is supported by a strong structure, including foundations, a tower secured with bolts, and a nacelle frame that comes with a cover and a ladder for access. Finally, an electronic control unit, along with relays and measurement cables, manages the operation of all these components to ensure safe and efficient energy production. Overall, these parts work together to provide a reliable source of clean electrical energy, with different drive system configurations offering benefits in design and maintenance.</w:t>
      </w:r>
    </w:p>
    <w:p w14:paraId="49AC6D18" w14:textId="77777777" w:rsidR="00C05830" w:rsidRPr="00C05830" w:rsidRDefault="00C05830" w:rsidP="00C05830"/>
    <w:p w14:paraId="6368C889" w14:textId="427FB8D0" w:rsidR="00083B42" w:rsidRPr="009B08D4" w:rsidRDefault="00083B42" w:rsidP="00083B42">
      <w:pPr>
        <w:pStyle w:val="berschriftenmitNummerierungEbene2"/>
        <w:rPr>
          <w:lang w:val="en-GB"/>
        </w:rPr>
      </w:pPr>
      <w:bookmarkStart w:id="24" w:name="_Toc190977181"/>
      <w:r w:rsidRPr="009B08D4">
        <w:rPr>
          <w:lang w:val="en-GB"/>
        </w:rPr>
        <w:t>Wind Turbine F</w:t>
      </w:r>
      <w:r w:rsidR="00D62227">
        <w:rPr>
          <w:lang w:val="en-GB"/>
        </w:rPr>
        <w:t>ailure</w:t>
      </w:r>
      <w:r w:rsidRPr="009B08D4">
        <w:rPr>
          <w:lang w:val="en-GB"/>
        </w:rPr>
        <w:t xml:space="preserve"> Analysis</w:t>
      </w:r>
      <w:bookmarkEnd w:id="24"/>
    </w:p>
    <w:p w14:paraId="2EE58E30" w14:textId="1D8F579A" w:rsidR="00083B42" w:rsidRDefault="002045FE" w:rsidP="00083B42">
      <w:r w:rsidRPr="002045FE">
        <w:t>Wind turbines operate in harsh environments</w:t>
      </w:r>
      <w:r w:rsidR="00B1016D">
        <w:t xml:space="preserve"> </w:t>
      </w:r>
      <w:r w:rsidR="009601AD">
        <w:t>with fast</w:t>
      </w:r>
      <w:r w:rsidRPr="002045FE">
        <w:t xml:space="preserve"> winds</w:t>
      </w:r>
      <w:r w:rsidR="0052500A">
        <w:t xml:space="preserve"> and</w:t>
      </w:r>
      <w:r w:rsidRPr="002045FE">
        <w:t xml:space="preserve"> extreme cold or heat</w:t>
      </w:r>
      <w:r w:rsidR="0052500A">
        <w:t xml:space="preserve">. </w:t>
      </w:r>
      <w:r w:rsidR="00E75195">
        <w:t>O</w:t>
      </w:r>
      <w:r w:rsidR="0052500A">
        <w:t xml:space="preserve">ffshore wind farms </w:t>
      </w:r>
      <w:r w:rsidR="00E267D8">
        <w:t>beyond that are</w:t>
      </w:r>
      <w:r w:rsidR="0052500A">
        <w:t xml:space="preserve"> subject to </w:t>
      </w:r>
      <w:r w:rsidRPr="002045FE">
        <w:t>corrosive sea air</w:t>
      </w:r>
      <w:r w:rsidR="0052500A">
        <w:t>. This makes</w:t>
      </w:r>
      <w:r w:rsidR="00E267D8">
        <w:t xml:space="preserve"> WTs</w:t>
      </w:r>
      <w:r w:rsidR="009601AD">
        <w:t xml:space="preserve"> </w:t>
      </w:r>
      <w:r w:rsidR="00CC6777" w:rsidRPr="00B33442">
        <w:rPr>
          <w:b/>
          <w:bCs/>
        </w:rPr>
        <w:t>exposed</w:t>
      </w:r>
      <w:r w:rsidR="008122CC">
        <w:t xml:space="preserve"> to a wide variety of faults. Although modern wind turbines are engineered to </w:t>
      </w:r>
      <w:r w:rsidR="00E75195">
        <w:t xml:space="preserve">overcome </w:t>
      </w:r>
      <w:r w:rsidR="00460976">
        <w:t xml:space="preserve">a lot of load and stress, faults </w:t>
      </w:r>
      <w:r w:rsidR="00723B54">
        <w:t xml:space="preserve">can still happen. </w:t>
      </w:r>
      <w:r w:rsidR="00B33442">
        <w:t>More than 38</w:t>
      </w:r>
      <w:r w:rsidR="00CF5EF3">
        <w:t>00 WT failures have been reported an</w:t>
      </w:r>
      <w:r w:rsidR="00830673">
        <w:t>nually, which lead to significant maintenance efforts and costs</w:t>
      </w:r>
      <w:r w:rsidR="00610DB3">
        <w:t xml:space="preserve"> </w:t>
      </w:r>
      <w:r w:rsidR="00830673">
        <w:fldChar w:fldCharType="begin"/>
      </w:r>
      <w:r w:rsidR="007E63BC">
        <w:instrText xml:space="preserve"> ADDIN ZOTERO_ITEM CSL_CITATION {"citationID":"TzanAzyD","properties":{"formattedCitation":"[5]","plainCitation":"[5]","noteIndex":0},"citationItems":[{"id":349,"uris":["http://zotero.org/users/local/rMlhGF0Y/items/DHAZSCXS"],"itemData":{"id":349,"type":"article-journal","abstract":"Wind turbine structures have become increasingly popular due to global trends in renewable energy policies. However, more than 3800 failures are reported annually, and resultant maintenance and repair costs are significant. Previous studies have mainly focused on structural failures from the historical perspective, but there is a lack of discussion on condition-based maintenance to reduce life-cycle costs. Furthermore, the studies on disposal after end-of-life are limited. To face these challenges, this study aims to optimize wind turbine structures throughout their life cycle, from design to disposal with four key approaches. From parts to system level, wind turbines are investigated (i) theoretically and (ii) experimentally under dynamic stress and various environmental conditions for optimized and safe operation. Health monitoring, damage diagnosis, and prognosis approaches are highlighted to ensure their reliable and secure operations. Maintenance strategies are reviewed from repair to maintenance perspective (iii). Finally, recycling and life cycle assessment studies are discussed, along with current challenges in condition-based maintenance (iv). Advanced condition-maintenance with four approaches will lead to enhanced sustainability and efficiency of wind turbine systems to achieve the goal of carbon neutrality. Lastly, scientific recommendations and guidelines for future research towards sustainable net-zero life cycle of wind turbine structures are proposed.","container-title":"Renewable and Sustainable Energy Reviews","DOI":"10.1016/j.rser.2024.114799","ISSN":"1364-0321","journalAbbreviation":"Renewable and Sustainable Energy Reviews","page":"114799","source":"ScienceDirect","title":"Condition-based maintenance of wind turbine structures: A state-of-the-art review","title-short":"Condition-based maintenance of wind turbine structures","volume":"204","author":[{"family":"Oh","given":"So Young"},{"family":"Joung","given":"Chanwoo"},{"family":"Lee","given":"Seonghwan"},{"family":"Shim","given":"Yoon-Bo"},{"family":"Lee","given":"Dahun"},{"family":"Cho","given":"Gyu-Eun"},{"family":"Jang","given":"Juhyeong"},{"family":"Lee","given":"In Yong"},{"family":"Park","given":"Young-Bin"}],"issued":{"date-parts":[["2024",10,1]]}}}],"schema":"https://github.com/citation-style-language/schema/raw/master/csl-citation.json"} </w:instrText>
      </w:r>
      <w:r w:rsidR="00830673">
        <w:fldChar w:fldCharType="separate"/>
      </w:r>
      <w:r w:rsidR="007E63BC" w:rsidRPr="007E63BC">
        <w:rPr>
          <w:rFonts w:cs="Times New Roman"/>
        </w:rPr>
        <w:t>[5]</w:t>
      </w:r>
      <w:r w:rsidR="00830673">
        <w:fldChar w:fldCharType="end"/>
      </w:r>
      <w:r w:rsidR="00830673">
        <w:t>.</w:t>
      </w:r>
      <w:r w:rsidR="00D62227">
        <w:t xml:space="preserve"> </w:t>
      </w:r>
    </w:p>
    <w:p w14:paraId="19F672E7" w14:textId="5CAB4A9C" w:rsidR="00A477E1" w:rsidRPr="00A477E1" w:rsidRDefault="005636C2" w:rsidP="00A477E1">
      <w:pPr>
        <w:pStyle w:val="berschriftenmitNummerierungEbene3"/>
        <w:rPr>
          <w:lang w:val="en-GB"/>
        </w:rPr>
      </w:pPr>
      <w:bookmarkStart w:id="25" w:name="_Toc190977182"/>
      <w:r w:rsidRPr="002134F2">
        <w:rPr>
          <w:lang w:val="en-GB"/>
        </w:rPr>
        <w:t>Fault Tree</w:t>
      </w:r>
      <w:r w:rsidR="002134F2" w:rsidRPr="002134F2">
        <w:rPr>
          <w:lang w:val="en-GB"/>
        </w:rPr>
        <w:t xml:space="preserve"> Analysis</w:t>
      </w:r>
      <w:bookmarkEnd w:id="25"/>
    </w:p>
    <w:p w14:paraId="38FDE5B6" w14:textId="2A5BFF3E" w:rsidR="00A477E1" w:rsidRDefault="00A477E1" w:rsidP="00083B42">
      <w:r>
        <w:t xml:space="preserve">Combine these two </w:t>
      </w:r>
    </w:p>
    <w:p w14:paraId="3F0F244D" w14:textId="280A94DF" w:rsidR="00447CCB" w:rsidRDefault="002134F2" w:rsidP="00083B42">
      <w:r w:rsidRPr="002134F2">
        <w:t xml:space="preserve">Fault Tree Analysis (FTA) is a systematic method used to evaluate wind turbine reliability by identifying potential failure events that could lead to critical outcomes such as shutdowns or malfunctions. It graphically represents the logical relationships between these failures using logic gates like AND and OR. In FTA, events are categorized into basic events, which are the most elementary failures, intermediate events resulting from combinations of basic or other intermediate events, and a top event that signifies </w:t>
      </w:r>
      <w:r w:rsidRPr="002134F2">
        <w:lastRenderedPageBreak/>
        <w:t>the complete breakdown of the turbine system. This approach is widely applied to enhance the reliability and performance of wind turbines</w:t>
      </w:r>
      <w:r>
        <w:t xml:space="preserve"> </w:t>
      </w:r>
      <w:r w:rsidR="00DE44EB">
        <w:fldChar w:fldCharType="begin"/>
      </w:r>
      <w:r w:rsidR="00DE44EB">
        <w:instrText xml:space="preserve"> ADDIN ZOTERO_ITEM CSL_CITATION {"citationID":"LG0u2RHa","properties":{"formattedCitation":"[7]","plainCitation":"[7]","noteIndex":0},"citationItems":[{"id":395,"uris":["http://zotero.org/users/local/rMlhGF0Y/items/IJ5JLEVP"],"itemData":{"id":395,"type":"webpage","abstract":"Access 135+ million publications and connect with 20+ million researchers. Join for free and gain visibility by uploading your research.","container-title":"ResearchGate","language":"en","title":"Fault Tree Analysis for Reliability Analysis of Wind Turbines Considering the Imperfect Repair Effect","URL":"https://www.researchgate.net/publication/373265732_Fault_Tree_Analysis_for_Reliability_Analysis_of_Wind_Turbines_Considering_the_Imperfect_Repair_Effect","accessed":{"date-parts":[["2025",2,18]]}}}],"schema":"https://github.com/citation-style-language/schema/raw/master/csl-citation.json"} </w:instrText>
      </w:r>
      <w:r w:rsidR="00DE44EB">
        <w:fldChar w:fldCharType="separate"/>
      </w:r>
      <w:r w:rsidR="00DE44EB" w:rsidRPr="00DE44EB">
        <w:rPr>
          <w:rFonts w:cs="Times New Roman"/>
        </w:rPr>
        <w:t>[7]</w:t>
      </w:r>
      <w:r w:rsidR="00DE44EB">
        <w:fldChar w:fldCharType="end"/>
      </w:r>
      <w:r>
        <w:t>.</w:t>
      </w:r>
    </w:p>
    <w:p w14:paraId="5EAE7320" w14:textId="77777777" w:rsidR="00584FF6" w:rsidRDefault="00584FF6" w:rsidP="00083B42"/>
    <w:p w14:paraId="76DE12D1" w14:textId="7649B595" w:rsidR="00447CCB" w:rsidRDefault="00447CCB" w:rsidP="00083B42">
      <w:r w:rsidRPr="00447CCB">
        <w:t>Wind turbine failure analysis often employs fault trees as a structured methodology to identify and evaluate potential causes of system breakdowns. Fault trees visually represent the logical interconnections between various turbine components, operational conditions, and environmental factors, enabling engineers to pinpoint root causes of failures systematically. This approach not only aids in designing more robust turbines but also supports proactive maintenance strategies by highlighting critical failure pathways. Consequently, fault tree analysis is instrumental in reducing downtime and optimizing the reliability and performance of wind energy systems</w:t>
      </w:r>
      <w:r w:rsidR="00856AB5">
        <w:t xml:space="preserve"> </w:t>
      </w:r>
      <w:r w:rsidR="00BD3924">
        <w:fldChar w:fldCharType="begin"/>
      </w:r>
      <w:r w:rsidR="00DE44EB">
        <w:instrText xml:space="preserve"> ADDIN ZOTERO_ITEM CSL_CITATION {"citationID":"PgSvZh9H","properties":{"formattedCitation":"[8]","plainCitation":"[8]","noteIndex":0},"citationItems":[{"id":387,"uris":["http://zotero.org/users/local/rMlhGF0Y/items/Z3NUAHZJ"],"itemData":{"id":387,"type":"article-journal","abstract":"Wind Turbines (WT) are one of the fastest growing sources of power production in the world today and there is a constant need to reduce the costs of operating and maintaining them. Condition monitoring (CM) is a tool commonly employed for the early detection of faults/failures so as to minimise downtime and maximize productivity. This paper provides a review of the state-of-the-art in the CM of wind turbines, describing the different maintenance strategies, CM techniques and methods, and highlighting in a table the various combinations of these that have been reported in the literature. Future research opportunities in fault diagnostics are identified using a qualitative fault tree analysis.","container-title":"Renewable Energy","DOI":"10.1016/j.renene.2012.03.003","ISSN":"0960-1481","journalAbbreviation":"Renewable Energy","page":"169-178","source":"ScienceDirect","title":"Condition monitoring of wind turbines: Techniques and methods","title-short":"Condition monitoring of wind turbines","volume":"46","author":[{"family":"García Márquez","given":"Fausto Pedro"},{"family":"Tobias","given":"Andrew Mark"},{"family":"Pinar Pérez","given":"Jesús María"},{"family":"Papaelias","given":"Mayorkinos"}],"issued":{"date-parts":[["2012",10,1]]}}}],"schema":"https://github.com/citation-style-language/schema/raw/master/csl-citation.json"} </w:instrText>
      </w:r>
      <w:r w:rsidR="00BD3924">
        <w:fldChar w:fldCharType="separate"/>
      </w:r>
      <w:r w:rsidR="00DE44EB" w:rsidRPr="00DE44EB">
        <w:rPr>
          <w:rFonts w:cs="Times New Roman"/>
        </w:rPr>
        <w:t>[8]</w:t>
      </w:r>
      <w:r w:rsidR="00BD3924">
        <w:fldChar w:fldCharType="end"/>
      </w:r>
      <w:r w:rsidR="00856AB5">
        <w:t>.</w:t>
      </w:r>
    </w:p>
    <w:p w14:paraId="7BAD0CA6" w14:textId="77777777" w:rsidR="00C05830" w:rsidRDefault="00C05830" w:rsidP="00083B42"/>
    <w:p w14:paraId="2C5E1BF6" w14:textId="75144CEE" w:rsidR="00856AB5" w:rsidRDefault="00E04673" w:rsidP="00856AB5">
      <w:pPr>
        <w:keepNext/>
        <w:jc w:val="center"/>
      </w:pPr>
      <w:r w:rsidRPr="00E04673">
        <w:rPr>
          <w:noProof/>
        </w:rPr>
        <w:drawing>
          <wp:inline distT="0" distB="0" distL="0" distR="0" wp14:anchorId="05D853AE" wp14:editId="3EE71CAA">
            <wp:extent cx="5760720" cy="3352165"/>
            <wp:effectExtent l="0" t="0" r="0" b="635"/>
            <wp:docPr id="407614376" name="Grafik 1" descr="Ein Bild, das Diagramm, Text, technische Zeichnung,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14376" name="Grafik 1" descr="Ein Bild, das Diagramm, Text, technische Zeichnung, Plan enthält.&#10;&#10;KI-generierte Inhalte können fehlerhaft sein."/>
                    <pic:cNvPicPr/>
                  </pic:nvPicPr>
                  <pic:blipFill>
                    <a:blip r:embed="rId22"/>
                    <a:stretch>
                      <a:fillRect/>
                    </a:stretch>
                  </pic:blipFill>
                  <pic:spPr>
                    <a:xfrm>
                      <a:off x="0" y="0"/>
                      <a:ext cx="5760720" cy="3352165"/>
                    </a:xfrm>
                    <a:prstGeom prst="rect">
                      <a:avLst/>
                    </a:prstGeom>
                  </pic:spPr>
                </pic:pic>
              </a:graphicData>
            </a:graphic>
          </wp:inline>
        </w:drawing>
      </w:r>
      <w:r w:rsidRPr="00E04673">
        <w:rPr>
          <w:noProof/>
        </w:rPr>
        <w:t xml:space="preserve"> </w:t>
      </w:r>
    </w:p>
    <w:p w14:paraId="76404564" w14:textId="6B42D0CB" w:rsidR="00C05830" w:rsidRDefault="00856AB5" w:rsidP="00856AB5">
      <w:pPr>
        <w:pStyle w:val="Beschriftung"/>
      </w:pPr>
      <w:r>
        <w:t xml:space="preserve">Figure </w:t>
      </w:r>
      <w:r>
        <w:fldChar w:fldCharType="begin"/>
      </w:r>
      <w:r>
        <w:instrText xml:space="preserve"> SEQ Figure \* ARABIC </w:instrText>
      </w:r>
      <w:r>
        <w:fldChar w:fldCharType="separate"/>
      </w:r>
      <w:r w:rsidR="00CB7E4D">
        <w:rPr>
          <w:noProof/>
        </w:rPr>
        <w:t>4</w:t>
      </w:r>
      <w:r>
        <w:fldChar w:fldCharType="end"/>
      </w:r>
      <w:r>
        <w:t xml:space="preserve"> Fault Tree </w:t>
      </w:r>
      <w:r w:rsidR="00E04673">
        <w:t xml:space="preserve">of a wind turbine </w:t>
      </w:r>
      <w:r>
        <w:t>s</w:t>
      </w:r>
      <w:r w:rsidR="00E04673">
        <w:t xml:space="preserve">ystem </w:t>
      </w:r>
      <w:r w:rsidR="00C925F1">
        <w:fldChar w:fldCharType="begin"/>
      </w:r>
      <w:r w:rsidR="00C925F1">
        <w:instrText xml:space="preserve"> ADDIN ZOTERO_ITEM CSL_CITATION {"citationID":"P20GDwxl","properties":{"formattedCitation":"[7]","plainCitation":"[7]","noteIndex":0},"citationItems":[{"id":395,"uris":["http://zotero.org/users/local/rMlhGF0Y/items/IJ5JLEVP"],"itemData":{"id":395,"type":"webpage","abstract":"Access 135+ million publications and connect with 20+ million researchers. Join for free and gain visibility by uploading your research.","container-title":"ResearchGate","language":"en","title":"Fault Tree Analysis for Reliability Analysis of Wind Turbines Considering the Imperfect Repair Effect","URL":"https://www.researchgate.net/publication/373265732_Fault_Tree_Analysis_for_Reliability_Analysis_of_Wind_Turbines_Considering_the_Imperfect_Repair_Effect","accessed":{"date-parts":[["2025",2,18]]}}}],"schema":"https://github.com/citation-style-language/schema/raw/master/csl-citation.json"} </w:instrText>
      </w:r>
      <w:r w:rsidR="00C925F1">
        <w:fldChar w:fldCharType="separate"/>
      </w:r>
      <w:r w:rsidR="00C925F1" w:rsidRPr="00C925F1">
        <w:rPr>
          <w:rFonts w:cs="Times New Roman"/>
        </w:rPr>
        <w:t>[7]</w:t>
      </w:r>
      <w:r w:rsidR="00C925F1">
        <w:fldChar w:fldCharType="end"/>
      </w:r>
    </w:p>
    <w:p w14:paraId="70E22BCE" w14:textId="4052E7DA" w:rsidR="00E04673" w:rsidRPr="00E04673" w:rsidRDefault="00E04673" w:rsidP="00E04673">
      <w:pPr>
        <w:pStyle w:val="berschriftenmitNummerierungEbene3"/>
      </w:pPr>
      <w:bookmarkStart w:id="26" w:name="_Toc190977183"/>
      <w:r>
        <w:t>Fault Causes</w:t>
      </w:r>
      <w:bookmarkEnd w:id="26"/>
    </w:p>
    <w:p w14:paraId="5B234A47" w14:textId="77777777" w:rsidR="00183A5D" w:rsidRDefault="00183A5D" w:rsidP="00183A5D">
      <w:pPr>
        <w:keepNext/>
        <w:jc w:val="center"/>
      </w:pPr>
      <w:r w:rsidRPr="00183A5D">
        <w:rPr>
          <w:noProof/>
        </w:rPr>
        <w:lastRenderedPageBreak/>
        <w:drawing>
          <wp:inline distT="0" distB="0" distL="0" distR="0" wp14:anchorId="4D59F5E0" wp14:editId="5A4691DA">
            <wp:extent cx="5760720" cy="3396343"/>
            <wp:effectExtent l="0" t="0" r="0" b="0"/>
            <wp:docPr id="261220879" name="Grafik 1" descr="Ein Bild, das Text, Screenshot, Kreis,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20879" name="Grafik 1" descr="Ein Bild, das Text, Screenshot, Kreis, Diagramm enthält.&#10;&#10;KI-generierte Inhalte können fehlerhaft sein."/>
                    <pic:cNvPicPr/>
                  </pic:nvPicPr>
                  <pic:blipFill rotWithShape="1">
                    <a:blip r:embed="rId23"/>
                    <a:srcRect b="9084"/>
                    <a:stretch/>
                  </pic:blipFill>
                  <pic:spPr bwMode="auto">
                    <a:xfrm>
                      <a:off x="0" y="0"/>
                      <a:ext cx="5760720" cy="3396343"/>
                    </a:xfrm>
                    <a:prstGeom prst="rect">
                      <a:avLst/>
                    </a:prstGeom>
                    <a:ln>
                      <a:noFill/>
                    </a:ln>
                    <a:extLst>
                      <a:ext uri="{53640926-AAD7-44D8-BBD7-CCE9431645EC}">
                        <a14:shadowObscured xmlns:a14="http://schemas.microsoft.com/office/drawing/2010/main"/>
                      </a:ext>
                    </a:extLst>
                  </pic:spPr>
                </pic:pic>
              </a:graphicData>
            </a:graphic>
          </wp:inline>
        </w:drawing>
      </w:r>
    </w:p>
    <w:p w14:paraId="42E0187C" w14:textId="6B067809" w:rsidR="00183A5D" w:rsidRDefault="00183A5D" w:rsidP="00183A5D">
      <w:pPr>
        <w:pStyle w:val="Beschriftung"/>
      </w:pPr>
      <w:r>
        <w:t xml:space="preserve">Figure </w:t>
      </w:r>
      <w:r>
        <w:fldChar w:fldCharType="begin"/>
      </w:r>
      <w:r>
        <w:instrText xml:space="preserve"> SEQ Figure \* ARABIC </w:instrText>
      </w:r>
      <w:r>
        <w:fldChar w:fldCharType="separate"/>
      </w:r>
      <w:r w:rsidR="00CB7E4D">
        <w:rPr>
          <w:noProof/>
        </w:rPr>
        <w:t>5</w:t>
      </w:r>
      <w:r>
        <w:fldChar w:fldCharType="end"/>
      </w:r>
      <w:r>
        <w:t xml:space="preserve"> Contribution of each component to the annual turbine downtime </w:t>
      </w:r>
      <w:r>
        <w:fldChar w:fldCharType="begin"/>
      </w:r>
      <w:r w:rsidR="00DE44EB">
        <w:instrText xml:space="preserve"> ADDIN ZOTERO_ITEM CSL_CITATION {"citationID":"FBxPj62d","properties":{"formattedCitation":"[9]","plainCitation":"[9]","noteIndex":0},"citationItems":[{"id":355,"uris":["http://zotero.org/users/local/rMlhGF0Y/items/VXZ4Q8IM"],"itemData":{"id":355,"type":"webpage","title":"SCADA-Data Analysis for Condition Monitoring of Wind Turbines","URL":"https://odr.chalmers.se/items/29868d17-ad35-4b2f-9a9c-0fab8557af50","accessed":{"date-parts":[["2025",2,12]]}}}],"schema":"https://github.com/citation-style-language/schema/raw/master/csl-citation.json"} </w:instrText>
      </w:r>
      <w:r>
        <w:fldChar w:fldCharType="separate"/>
      </w:r>
      <w:r w:rsidR="00DE44EB" w:rsidRPr="00DE44EB">
        <w:rPr>
          <w:rFonts w:cs="Times New Roman"/>
        </w:rPr>
        <w:t>[9]</w:t>
      </w:r>
      <w:r>
        <w:fldChar w:fldCharType="end"/>
      </w:r>
    </w:p>
    <w:p w14:paraId="63F68C1A" w14:textId="77777777" w:rsidR="007739A9" w:rsidRDefault="007739A9" w:rsidP="007739A9"/>
    <w:p w14:paraId="77EBF481" w14:textId="77777777" w:rsidR="007739A9" w:rsidRDefault="007739A9" w:rsidP="007739A9"/>
    <w:p w14:paraId="2E822876" w14:textId="77777777" w:rsidR="007739A9" w:rsidRPr="007739A9" w:rsidRDefault="007739A9" w:rsidP="007739A9"/>
    <w:p w14:paraId="24474063" w14:textId="1DD23FA4" w:rsidR="009B08D4" w:rsidRDefault="009B08D4" w:rsidP="009B08D4">
      <w:pPr>
        <w:pStyle w:val="berschriftenmitNummerierungEbene2"/>
        <w:rPr>
          <w:lang w:val="en-GB"/>
        </w:rPr>
      </w:pPr>
      <w:bookmarkStart w:id="27" w:name="_Toc190977184"/>
      <w:r w:rsidRPr="009B08D4">
        <w:rPr>
          <w:lang w:val="en-GB"/>
        </w:rPr>
        <w:t>Maintenance Strategies</w:t>
      </w:r>
      <w:bookmarkEnd w:id="27"/>
    </w:p>
    <w:p w14:paraId="02DD4569" w14:textId="4B2AC714" w:rsidR="00F374E8" w:rsidRPr="00F374E8" w:rsidRDefault="00F374E8" w:rsidP="00F374E8">
      <w:r w:rsidRPr="00F374E8">
        <w:t>The overall maintenance cost is closely tied to the chosen maintenance strategy. It includes direct expenses, such as sensor investments and labor</w:t>
      </w:r>
      <w:r>
        <w:t xml:space="preserve"> and </w:t>
      </w:r>
      <w:r w:rsidRPr="00F374E8">
        <w:t>indirect costs like downtime, lost production, and decreased equipment performance</w:t>
      </w:r>
      <w:r>
        <w:t xml:space="preserve"> </w:t>
      </w:r>
      <w:r>
        <w:fldChar w:fldCharType="begin"/>
      </w:r>
      <w:r w:rsidR="007E63BC">
        <w:instrText xml:space="preserve"> ADDIN ZOTERO_ITEM CSL_CITATION {"citationID":"1OK6D30p","properties":{"formattedCitation":"[5]","plainCitation":"[5]","noteIndex":0},"citationItems":[{"id":349,"uris":["http://zotero.org/users/local/rMlhGF0Y/items/DHAZSCXS"],"itemData":{"id":349,"type":"article-journal","abstract":"Wind turbine structures have become increasingly popular due to global trends in renewable energy policies. However, more than 3800 failures are reported annually, and resultant maintenance and repair costs are significant. Previous studies have mainly focused on structural failures from the historical perspective, but there is a lack of discussion on condition-based maintenance to reduce life-cycle costs. Furthermore, the studies on disposal after end-of-life are limited. To face these challenges, this study aims to optimize wind turbine structures throughout their life cycle, from design to disposal with four key approaches. From parts to system level, wind turbines are investigated (i) theoretically and (ii) experimentally under dynamic stress and various environmental conditions for optimized and safe operation. Health monitoring, damage diagnosis, and prognosis approaches are highlighted to ensure their reliable and secure operations. Maintenance strategies are reviewed from repair to maintenance perspective (iii). Finally, recycling and life cycle assessment studies are discussed, along with current challenges in condition-based maintenance (iv). Advanced condition-maintenance with four approaches will lead to enhanced sustainability and efficiency of wind turbine systems to achieve the goal of carbon neutrality. Lastly, scientific recommendations and guidelines for future research towards sustainable net-zero life cycle of wind turbine structures are proposed.","container-title":"Renewable and Sustainable Energy Reviews","DOI":"10.1016/j.rser.2024.114799","ISSN":"1364-0321","journalAbbreviation":"Renewable and Sustainable Energy Reviews","page":"114799","source":"ScienceDirect","title":"Condition-based maintenance of wind turbine structures: A state-of-the-art review","title-short":"Condition-based maintenance of wind turbine structures","volume":"204","author":[{"family":"Oh","given":"So Young"},{"family":"Joung","given":"Chanwoo"},{"family":"Lee","given":"Seonghwan"},{"family":"Shim","given":"Yoon-Bo"},{"family":"Lee","given":"Dahun"},{"family":"Cho","given":"Gyu-Eun"},{"family":"Jang","given":"Juhyeong"},{"family":"Lee","given":"In Yong"},{"family":"Park","given":"Young-Bin"}],"issued":{"date-parts":[["2024",10,1]]}}}],"schema":"https://github.com/citation-style-language/schema/raw/master/csl-citation.json"} </w:instrText>
      </w:r>
      <w:r>
        <w:fldChar w:fldCharType="separate"/>
      </w:r>
      <w:r w:rsidR="007E63BC" w:rsidRPr="007E63BC">
        <w:rPr>
          <w:rFonts w:cs="Times New Roman"/>
        </w:rPr>
        <w:t>[5]</w:t>
      </w:r>
      <w:r>
        <w:fldChar w:fldCharType="end"/>
      </w:r>
      <w:r w:rsidRPr="00F374E8">
        <w:t>.</w:t>
      </w:r>
    </w:p>
    <w:p w14:paraId="5D3B455B" w14:textId="77777777" w:rsidR="00F374E8" w:rsidRDefault="00F374E8" w:rsidP="009B08D4"/>
    <w:p w14:paraId="2CD02504" w14:textId="62546D86" w:rsidR="00BF32E3" w:rsidRDefault="00BF32E3" w:rsidP="009B08D4">
      <w:r>
        <w:t>Maintenance is defined as</w:t>
      </w:r>
      <w:r w:rsidR="00F374E8">
        <w:t xml:space="preserve"> “…”</w:t>
      </w:r>
    </w:p>
    <w:p w14:paraId="475706D3" w14:textId="33D10EEF" w:rsidR="00F071F2" w:rsidRDefault="001058F7" w:rsidP="00F071F2">
      <w:r>
        <w:t>T</w:t>
      </w:r>
      <w:r w:rsidR="00F071F2" w:rsidRPr="00F071F2">
        <w:t>he overall lifetime cost of a wind turbine can be broken down into t</w:t>
      </w:r>
      <w:r w:rsidR="0087007F">
        <w:t>he following three main components.</w:t>
      </w:r>
    </w:p>
    <w:p w14:paraId="6937DE04" w14:textId="01286B7D" w:rsidR="0087007F" w:rsidRPr="00F071F2" w:rsidRDefault="0087007F" w:rsidP="00F071F2">
      <w:r>
        <w:t>Capital Expenditure (CapEx), Operational Expendi</w:t>
      </w:r>
      <w:r w:rsidR="001058F7">
        <w:t xml:space="preserve">ture (OpEx) and Decommissioning Expenditure (DecEx). The OpEx </w:t>
      </w:r>
      <w:r w:rsidR="00134D97">
        <w:t>includes Operation and Maintenance</w:t>
      </w:r>
      <w:r w:rsidR="0013799D">
        <w:t xml:space="preserve"> related costs. By the reducing the maintenance costs, which account for about… percent of the total costs. </w:t>
      </w:r>
    </w:p>
    <w:p w14:paraId="4AE6DB1A" w14:textId="77777777" w:rsidR="00F071F2" w:rsidRDefault="00F071F2" w:rsidP="009B08D4"/>
    <w:p w14:paraId="62FB37C5" w14:textId="25C43577" w:rsidR="00AC1838" w:rsidRDefault="00C9638E" w:rsidP="009B08D4">
      <w:r>
        <w:t>However,</w:t>
      </w:r>
      <w:r w:rsidR="00AC1838">
        <w:t xml:space="preserve"> there are several strategies</w:t>
      </w:r>
      <w:r>
        <w:t>, which can be used to ensure the healthy state of wind turbines.</w:t>
      </w:r>
    </w:p>
    <w:p w14:paraId="6F1F6DC6" w14:textId="77777777" w:rsidR="002056A8" w:rsidRDefault="002056A8" w:rsidP="002056A8">
      <w:r w:rsidRPr="009B08D4">
        <w:t xml:space="preserve">Maintenance refers to the set of activities and processes aimed at ensuring that equipment or systems continue to operate reliably and efficiently throughout their lifespan. It involves inspecting, servicing, repairing, or replacing components to prevent failures and minimize downtime. In the context of wind power systems, maintenance plays a crucial role in sustaining energy output, reducing operational costs, and extending the life of turbines. Effective maintenance helps avoid unexpected breakdowns, enhances </w:t>
      </w:r>
      <w:r w:rsidRPr="009B08D4">
        <w:lastRenderedPageBreak/>
        <w:t xml:space="preserve">safety, and ensures that the turbines perform optimally under varying environmental conditions. </w:t>
      </w:r>
      <w:r>
        <w:t>There are several strategies</w:t>
      </w:r>
    </w:p>
    <w:p w14:paraId="312247D7" w14:textId="77777777" w:rsidR="002C7BAA" w:rsidRDefault="002C7BAA" w:rsidP="002056A8"/>
    <w:p w14:paraId="30FB82EC" w14:textId="5ECEF81C" w:rsidR="001943A8" w:rsidRDefault="001943A8" w:rsidP="002056A8">
      <w:r>
        <w:t xml:space="preserve">Maintenance </w:t>
      </w:r>
      <w:r w:rsidR="00061BC4">
        <w:t>s</w:t>
      </w:r>
      <w:r>
        <w:t xml:space="preserve">trategies can be </w:t>
      </w:r>
      <w:r w:rsidR="002C7BAA">
        <w:t xml:space="preserve">further </w:t>
      </w:r>
      <w:r>
        <w:t xml:space="preserve">divided into </w:t>
      </w:r>
      <w:r w:rsidR="004F0818">
        <w:t>corrective</w:t>
      </w:r>
      <w:r w:rsidR="00061BC4">
        <w:t xml:space="preserve"> maintenance and </w:t>
      </w:r>
      <w:r w:rsidR="002C7BAA">
        <w:t>preventive m</w:t>
      </w:r>
      <w:r>
        <w:t>aintenance</w:t>
      </w:r>
      <w:r w:rsidR="002C7BAA">
        <w:t xml:space="preserve">. </w:t>
      </w:r>
      <w:r w:rsidR="00174DA3">
        <w:t xml:space="preserve">The preventive </w:t>
      </w:r>
    </w:p>
    <w:p w14:paraId="76E77CB5" w14:textId="77777777" w:rsidR="002056A8" w:rsidRDefault="002056A8" w:rsidP="009B08D4"/>
    <w:p w14:paraId="680A560E" w14:textId="77777777" w:rsidR="005E467D" w:rsidRDefault="005E467D" w:rsidP="009B08D4"/>
    <w:p w14:paraId="42CF5D27" w14:textId="77777777" w:rsidR="005E467D" w:rsidRDefault="005E467D" w:rsidP="009B08D4"/>
    <w:p w14:paraId="2C626764" w14:textId="77777777" w:rsidR="00D660F5" w:rsidRDefault="00D660F5" w:rsidP="009B08D4"/>
    <w:p w14:paraId="2880722E" w14:textId="77777777" w:rsidR="00D660F5" w:rsidRDefault="00D660F5" w:rsidP="009B08D4"/>
    <w:p w14:paraId="5613FEE2" w14:textId="77777777" w:rsidR="00D660F5" w:rsidRDefault="00D660F5" w:rsidP="009B08D4"/>
    <w:p w14:paraId="770BECBD" w14:textId="77777777" w:rsidR="00D660F5" w:rsidRDefault="00D660F5" w:rsidP="009B08D4"/>
    <w:p w14:paraId="14681FA1" w14:textId="77777777" w:rsidR="00D660F5" w:rsidRDefault="00D660F5" w:rsidP="009B08D4"/>
    <w:p w14:paraId="1508A1E1" w14:textId="77777777" w:rsidR="00D660F5" w:rsidRDefault="00D660F5" w:rsidP="009B08D4"/>
    <w:p w14:paraId="36B41421" w14:textId="77777777" w:rsidR="00D660F5" w:rsidRDefault="00D660F5" w:rsidP="009B08D4"/>
    <w:p w14:paraId="62205558" w14:textId="77777777" w:rsidR="00D660F5" w:rsidRDefault="00D660F5" w:rsidP="009B08D4"/>
    <w:p w14:paraId="63E76438" w14:textId="77777777" w:rsidR="00D660F5" w:rsidRDefault="00D660F5" w:rsidP="009B08D4"/>
    <w:p w14:paraId="67DFFC48" w14:textId="77777777" w:rsidR="00D660F5" w:rsidRDefault="00D660F5" w:rsidP="009B08D4"/>
    <w:p w14:paraId="4250A510" w14:textId="77777777" w:rsidR="00D660F5" w:rsidRDefault="00D660F5" w:rsidP="009B08D4"/>
    <w:p w14:paraId="7E06862A" w14:textId="6B83B6AC" w:rsidR="00414495" w:rsidRDefault="004F0818" w:rsidP="00414495">
      <w:pPr>
        <w:pStyle w:val="berschriftenmitNummerierungEbene3"/>
        <w:rPr>
          <w:lang w:val="en-GB"/>
        </w:rPr>
      </w:pPr>
      <w:bookmarkStart w:id="28" w:name="_Toc190977185"/>
      <w:r>
        <w:rPr>
          <w:lang w:val="en-GB"/>
        </w:rPr>
        <w:t>Corrective</w:t>
      </w:r>
      <w:r w:rsidR="00414495">
        <w:rPr>
          <w:lang w:val="en-GB"/>
        </w:rPr>
        <w:t xml:space="preserve"> Maintenance</w:t>
      </w:r>
      <w:bookmarkEnd w:id="28"/>
    </w:p>
    <w:p w14:paraId="22423BFE" w14:textId="3F2DEF03" w:rsidR="00A371AC" w:rsidRDefault="005218CB" w:rsidP="002056A8">
      <w:r w:rsidRPr="005218CB">
        <w:t xml:space="preserve">Corrective maintenance is a reactive strategy where equipment is only serviced after a failure, or a critical fault has occurred. </w:t>
      </w:r>
    </w:p>
    <w:p w14:paraId="1EDFDF38" w14:textId="77777777" w:rsidR="00414495" w:rsidRDefault="00414495" w:rsidP="00A371AC">
      <w:pPr>
        <w:keepNext/>
      </w:pPr>
      <w:r>
        <w:rPr>
          <w:noProof/>
        </w:rPr>
        <w:lastRenderedPageBreak/>
        <w:drawing>
          <wp:inline distT="0" distB="0" distL="0" distR="0" wp14:anchorId="797ABE07" wp14:editId="1966B273">
            <wp:extent cx="4591050" cy="3066343"/>
            <wp:effectExtent l="0" t="0" r="0" b="1270"/>
            <wp:docPr id="71188225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64223" name="Grafik 1" descr="Ein Bild, das Text, Reihe, Screenshot, Diagramm enthält.&#10;&#10;KI-generierte Inhalte können fehlerhaft sein."/>
                    <pic:cNvPicPr/>
                  </pic:nvPicPr>
                  <pic:blipFill rotWithShape="1">
                    <a:blip r:embed="rId24">
                      <a:extLst>
                        <a:ext uri="{28A0092B-C50C-407E-A947-70E740481C1C}">
                          <a14:useLocalDpi xmlns:a14="http://schemas.microsoft.com/office/drawing/2010/main" val="0"/>
                        </a:ext>
                      </a:extLst>
                    </a:blip>
                    <a:srcRect t="15283"/>
                    <a:stretch/>
                  </pic:blipFill>
                  <pic:spPr bwMode="auto">
                    <a:xfrm>
                      <a:off x="0" y="0"/>
                      <a:ext cx="4591084" cy="3066366"/>
                    </a:xfrm>
                    <a:prstGeom prst="rect">
                      <a:avLst/>
                    </a:prstGeom>
                    <a:ln>
                      <a:noFill/>
                    </a:ln>
                    <a:extLst>
                      <a:ext uri="{53640926-AAD7-44D8-BBD7-CCE9431645EC}">
                        <a14:shadowObscured xmlns:a14="http://schemas.microsoft.com/office/drawing/2010/main"/>
                      </a:ext>
                    </a:extLst>
                  </pic:spPr>
                </pic:pic>
              </a:graphicData>
            </a:graphic>
          </wp:inline>
        </w:drawing>
      </w:r>
    </w:p>
    <w:p w14:paraId="3FDD9E0B" w14:textId="40C7AAC5" w:rsidR="00414495" w:rsidRDefault="00414495" w:rsidP="00632667">
      <w:pPr>
        <w:pStyle w:val="Beschriftung"/>
      </w:pPr>
      <w:r>
        <w:t xml:space="preserve">Figure </w:t>
      </w:r>
      <w:r>
        <w:fldChar w:fldCharType="begin"/>
      </w:r>
      <w:r>
        <w:instrText xml:space="preserve"> SEQ Figure \* ARABIC </w:instrText>
      </w:r>
      <w:r>
        <w:fldChar w:fldCharType="separate"/>
      </w:r>
      <w:r w:rsidR="00CB7E4D">
        <w:rPr>
          <w:noProof/>
        </w:rPr>
        <w:t>6</w:t>
      </w:r>
      <w:r>
        <w:fldChar w:fldCharType="end"/>
      </w:r>
      <w:r>
        <w:t xml:space="preserve"> Corrective (also known as reactive) Maintenance </w:t>
      </w:r>
      <w:r>
        <w:fldChar w:fldCharType="begin"/>
      </w:r>
      <w:r w:rsidR="00DE44EB">
        <w:instrText xml:space="preserve"> ADDIN ZOTERO_ITEM CSL_CITATION {"citationID":"947ZfTw9","properties":{"formattedCitation":"[10]","plainCitation":"[10]","noteIndex":0},"citationItems":[{"id":291,"uris":["http://zotero.org/users/local/rMlhGF0Y/items/RZDL8I86"],"itemData":{"id":291,"type":"article-journal","abstract":"Wind energy has achieved a leading position among renewable energies. The global installed capacity in 2022 was 906 GW of power, with a growth of 8.4% compared to the same period in the previous year. The forecast is that the barrier of 1,000,000 MW of installed wind capacity in the world will be exceeded in July 2023, according to data from the World Association of Wind Energy. In order to support the expected growth in the wind sector, maintenance strategies for wind turbines must provide the reliability and availability necessary to achieve these goals. The usual maintenance procedures may present difficulties in keeping up with the expansion of this energy source. The objective of this work was to carry out a systematic review of the literature focused on research on the predictive and prescriptive maintenance of wind turbines based on the implementation of data-oriented models with the use of artificial intelligence tools. Deep machine learning models involving the detection, diagnosis, and prognosis of failures in this equipment were addressed.","container-title":"Energies","DOI":"10.3390/en17051010","ISSN":"1996-1073","issue":"5","language":"en","license":"http://creativecommons.org/licenses/by/3.0/","note":"number: 5\npublisher: Multidisciplinary Digital Publishing Institute","page":"1010","source":"www.mdpi.com","title":"Data-Driven Models Applied to Predictive and Prescriptive Maintenance of Wind Turbine: A Systematic Review of Approaches Based on Failure Detection, Diagnosis, and Prognosis","title-short":"Data-Driven Models Applied to Predictive and Prescriptive Maintenance of Wind Turbine","volume":"17","author":[{"family":"Santiago","given":"Rogerio Adriano da Fonseca"},{"family":"Barbosa","given":"Natasha Benjamim"},{"family":"Mergulhão","given":"Henrique Gomes"},{"family":"Carvalho","given":"Tassio Farias","dropping-particle":"de"},{"family":"Santos","given":"Alex Alisson Bandeira"},{"family":"Medrado","given":"Ricardo Cerqueira"},{"family":"Filho","given":"Jose Bione de Melo"},{"family":"Pinheiro","given":"Oberdan Rocha"},{"family":"Nascimento","given":"Erick Giovani Sperandio"}],"issued":{"date-parts":[["2024",1]]}}}],"schema":"https://github.com/citation-style-language/schema/raw/master/csl-citation.json"} </w:instrText>
      </w:r>
      <w:r>
        <w:fldChar w:fldCharType="separate"/>
      </w:r>
      <w:r w:rsidR="00DE44EB" w:rsidRPr="00DE44EB">
        <w:rPr>
          <w:rFonts w:cs="Times New Roman"/>
        </w:rPr>
        <w:t>[10]</w:t>
      </w:r>
      <w:r>
        <w:fldChar w:fldCharType="end"/>
      </w:r>
    </w:p>
    <w:p w14:paraId="0C08DB00" w14:textId="77777777" w:rsidR="00D660F5" w:rsidRDefault="00D660F5" w:rsidP="00D660F5"/>
    <w:p w14:paraId="47FCEB73" w14:textId="14C4449F" w:rsidR="006838D5" w:rsidRDefault="00D660F5" w:rsidP="00D660F5">
      <w:r>
        <w:t>This</w:t>
      </w:r>
      <w:r w:rsidRPr="005218CB">
        <w:t xml:space="preserve"> approach minimize</w:t>
      </w:r>
      <w:r>
        <w:t>s</w:t>
      </w:r>
      <w:r w:rsidRPr="005218CB">
        <w:t xml:space="preserve"> initial maintenance expense</w:t>
      </w:r>
      <w:r>
        <w:t>s, by</w:t>
      </w:r>
      <w:r w:rsidRPr="005218CB">
        <w:t xml:space="preserve"> addressing issues only as they emerge. </w:t>
      </w:r>
      <w:r>
        <w:t>The approach</w:t>
      </w:r>
      <w:r w:rsidRPr="005218CB">
        <w:t xml:space="preserve"> might be acceptable for non-critical or low-cost assets</w:t>
      </w:r>
      <w:r>
        <w:t>.</w:t>
      </w:r>
      <w:r w:rsidR="00D951DC">
        <w:t xml:space="preserve"> </w:t>
      </w:r>
      <w:r w:rsidR="00D951DC" w:rsidRPr="00D951DC">
        <w:t xml:space="preserve">However, for wind turbines, it's not feasible because </w:t>
      </w:r>
      <w:r w:rsidR="00D951DC">
        <w:t xml:space="preserve">they </w:t>
      </w:r>
      <w:r w:rsidR="00D951DC" w:rsidRPr="00D951DC">
        <w:t>represent a significant capital investment and are critical for energy production. Unplanned downtime can lead to substantial revenue losses due to interrupted power generation, while emergency repairs in remote or harsh environments can be both challenging and costly. Additionally, the complexity of turbine systems means that a failure in one component can lead to cascading issues, further compromising operational integrity and potentially endangering the safety of maintenance crews.</w:t>
      </w:r>
    </w:p>
    <w:p w14:paraId="09BB4559" w14:textId="1D1ABAD5" w:rsidR="00414495" w:rsidRDefault="007739A9" w:rsidP="00414495">
      <w:pPr>
        <w:pStyle w:val="berschriftenmitNummerierungEbene3"/>
      </w:pPr>
      <w:bookmarkStart w:id="29" w:name="_Toc190977186"/>
      <w:r>
        <w:t>Scheduled</w:t>
      </w:r>
      <w:r w:rsidR="00414495">
        <w:t xml:space="preserve"> Maintenance</w:t>
      </w:r>
      <w:bookmarkEnd w:id="29"/>
    </w:p>
    <w:p w14:paraId="6A7D709D" w14:textId="569BC8C9" w:rsidR="00632667" w:rsidRDefault="00823AF8" w:rsidP="008C5C52">
      <w:pPr>
        <w:keepNext/>
        <w:jc w:val="center"/>
      </w:pPr>
      <w:r w:rsidRPr="00823AF8">
        <w:t xml:space="preserve">Preventive maintenance, often implemented through time-scheduled maintenance, is a proactive strategy that involves regular inspections, servicing, and component replacements based on predetermined schedules or usage intervals. This approach aims to address wear and potential issues before they escalate into major failures, thereby reducing unplanned downtime and extending the life of equipment. Although reventive maintenance typically incurs higher upfront costs compared to reactive methods, it offers more predictable maintenance expenses and improves overall operational reliability by ensuring </w:t>
      </w:r>
      <w:r w:rsidRPr="00823AF8">
        <w:lastRenderedPageBreak/>
        <w:t>that critical systems receive consistent care and attention.</w:t>
      </w:r>
      <w:r w:rsidR="00632667">
        <w:rPr>
          <w:noProof/>
        </w:rPr>
        <w:drawing>
          <wp:inline distT="0" distB="0" distL="0" distR="0" wp14:anchorId="52EF7B1B" wp14:editId="147A91F0">
            <wp:extent cx="4448208" cy="3524276"/>
            <wp:effectExtent l="0" t="0" r="9525" b="0"/>
            <wp:docPr id="778670477" name="Grafik 2"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70477" name="Grafik 2" descr="Ein Bild, das Text, Reihe, Diagramm, Screenshot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4448208" cy="3524276"/>
                    </a:xfrm>
                    <a:prstGeom prst="rect">
                      <a:avLst/>
                    </a:prstGeom>
                  </pic:spPr>
                </pic:pic>
              </a:graphicData>
            </a:graphic>
          </wp:inline>
        </w:drawing>
      </w:r>
    </w:p>
    <w:p w14:paraId="018A20A9" w14:textId="552FE03C" w:rsidR="00632667" w:rsidRDefault="00632667" w:rsidP="008C5C52">
      <w:pPr>
        <w:pStyle w:val="Beschriftung"/>
      </w:pPr>
      <w:r>
        <w:t xml:space="preserve">Figure </w:t>
      </w:r>
      <w:r>
        <w:fldChar w:fldCharType="begin"/>
      </w:r>
      <w:r>
        <w:instrText xml:space="preserve"> SEQ Figure \* ARABIC </w:instrText>
      </w:r>
      <w:r>
        <w:fldChar w:fldCharType="separate"/>
      </w:r>
      <w:r w:rsidR="00CB7E4D">
        <w:rPr>
          <w:noProof/>
        </w:rPr>
        <w:t>7</w:t>
      </w:r>
      <w:r>
        <w:fldChar w:fldCharType="end"/>
      </w:r>
      <w:r>
        <w:t xml:space="preserve"> Preventive (here as time-scheduled) Maintenance</w:t>
      </w:r>
      <w:r w:rsidR="009C163A">
        <w:t xml:space="preserve"> </w:t>
      </w:r>
      <w:r>
        <w:fldChar w:fldCharType="begin"/>
      </w:r>
      <w:r w:rsidR="00DE44EB">
        <w:instrText xml:space="preserve"> ADDIN ZOTERO_ITEM CSL_CITATION {"citationID":"sUGvFOu8","properties":{"formattedCitation":"[10]","plainCitation":"[10]","noteIndex":0},"citationItems":[{"id":291,"uris":["http://zotero.org/users/local/rMlhGF0Y/items/RZDL8I86"],"itemData":{"id":291,"type":"article-journal","abstract":"Wind energy has achieved a leading position among renewable energies. The global installed capacity in 2022 was 906 GW of power, with a growth of 8.4% compared to the same period in the previous year. The forecast is that the barrier of 1,000,000 MW of installed wind capacity in the world will be exceeded in July 2023, according to data from the World Association of Wind Energy. In order to support the expected growth in the wind sector, maintenance strategies for wind turbines must provide the reliability and availability necessary to achieve these goals. The usual maintenance procedures may present difficulties in keeping up with the expansion of this energy source. The objective of this work was to carry out a systematic review of the literature focused on research on the predictive and prescriptive maintenance of wind turbines based on the implementation of data-oriented models with the use of artificial intelligence tools. Deep machine learning models involving the detection, diagnosis, and prognosis of failures in this equipment were addressed.","container-title":"Energies","DOI":"10.3390/en17051010","ISSN":"1996-1073","issue":"5","language":"en","license":"http://creativecommons.org/licenses/by/3.0/","note":"number: 5\npublisher: Multidisciplinary Digital Publishing Institute","page":"1010","source":"www.mdpi.com","title":"Data-Driven Models Applied to Predictive and Prescriptive Maintenance of Wind Turbine: A Systematic Review of Approaches Based on Failure Detection, Diagnosis, and Prognosis","title-short":"Data-Driven Models Applied to Predictive and Prescriptive Maintenance of Wind Turbine","volume":"17","author":[{"family":"Santiago","given":"Rogerio Adriano da Fonseca"},{"family":"Barbosa","given":"Natasha Benjamim"},{"family":"Mergulhão","given":"Henrique Gomes"},{"family":"Carvalho","given":"Tassio Farias","dropping-particle":"de"},{"family":"Santos","given":"Alex Alisson Bandeira"},{"family":"Medrado","given":"Ricardo Cerqueira"},{"family":"Filho","given":"Jose Bione de Melo"},{"family":"Pinheiro","given":"Oberdan Rocha"},{"family":"Nascimento","given":"Erick Giovani Sperandio"}],"issued":{"date-parts":[["2024",1]]}}}],"schema":"https://github.com/citation-style-language/schema/raw/master/csl-citation.json"} </w:instrText>
      </w:r>
      <w:r>
        <w:fldChar w:fldCharType="separate"/>
      </w:r>
      <w:r w:rsidR="00DE44EB" w:rsidRPr="00DE44EB">
        <w:rPr>
          <w:rFonts w:cs="Times New Roman"/>
        </w:rPr>
        <w:t>[10]</w:t>
      </w:r>
      <w:r>
        <w:fldChar w:fldCharType="end"/>
      </w:r>
    </w:p>
    <w:p w14:paraId="2E0A7FEB" w14:textId="77777777" w:rsidR="00414495" w:rsidRDefault="00414495" w:rsidP="0065186D"/>
    <w:p w14:paraId="1CCD04D7" w14:textId="402A929E" w:rsidR="00A66763" w:rsidRDefault="005E467D" w:rsidP="007E1D0C">
      <w:pPr>
        <w:pStyle w:val="berschriftenmitNummerierungEbene3"/>
      </w:pPr>
      <w:bookmarkStart w:id="30" w:name="_Toc190977187"/>
      <w:r>
        <w:t>Condition-based Maintenance</w:t>
      </w:r>
      <w:bookmarkEnd w:id="30"/>
    </w:p>
    <w:p w14:paraId="438E20AF" w14:textId="2BB3CA10" w:rsidR="00D97D13" w:rsidRDefault="00D97D13" w:rsidP="00D97D13">
      <w:r w:rsidRPr="00D97D13">
        <w:t>Condition-based maintenance is a proactive approach that uses real-time data and continuous monitoring to determine when equipment requires maintenance or repair. Instead of following a fixed schedule or waiting for a breakdown, sensors and diagnostic tools track key indicators</w:t>
      </w:r>
      <w:r w:rsidR="00424ADA">
        <w:t xml:space="preserve"> </w:t>
      </w:r>
      <w:r w:rsidRPr="00D97D13">
        <w:t>to detect anomalies and potential failures. This enables maintenance teams to address issues at the most opportune time, reducing unnecessary service interventions while preventing major, costly breakdowns. By focusing on actual asset conditions rather than arbitrary time intervals, condition-based maintenance helps extend equipment lifespans, improve operational reliability, and optimize overall maintenance costs.</w:t>
      </w:r>
    </w:p>
    <w:p w14:paraId="00153040" w14:textId="77777777" w:rsidR="00DA5249" w:rsidRDefault="00A66763" w:rsidP="00AC5A9F">
      <w:pPr>
        <w:keepNext/>
        <w:jc w:val="center"/>
      </w:pPr>
      <w:r>
        <w:rPr>
          <w:noProof/>
        </w:rPr>
        <w:lastRenderedPageBreak/>
        <w:drawing>
          <wp:inline distT="0" distB="0" distL="0" distR="0" wp14:anchorId="0067EC42" wp14:editId="5F24C6C7">
            <wp:extent cx="4457733" cy="3552851"/>
            <wp:effectExtent l="0" t="0" r="0" b="9525"/>
            <wp:docPr id="123567098" name="Grafik 3"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7098" name="Grafik 3" descr="Ein Bild, das Text, Screenshot, Reihe, Diagramm enthält.&#10;&#10;KI-generierte Inhalte können fehlerhaft sein."/>
                    <pic:cNvPicPr/>
                  </pic:nvPicPr>
                  <pic:blipFill>
                    <a:blip r:embed="rId26">
                      <a:extLst>
                        <a:ext uri="{28A0092B-C50C-407E-A947-70E740481C1C}">
                          <a14:useLocalDpi xmlns:a14="http://schemas.microsoft.com/office/drawing/2010/main" val="0"/>
                        </a:ext>
                      </a:extLst>
                    </a:blip>
                    <a:stretch>
                      <a:fillRect/>
                    </a:stretch>
                  </pic:blipFill>
                  <pic:spPr>
                    <a:xfrm>
                      <a:off x="0" y="0"/>
                      <a:ext cx="4457733" cy="3552851"/>
                    </a:xfrm>
                    <a:prstGeom prst="rect">
                      <a:avLst/>
                    </a:prstGeom>
                  </pic:spPr>
                </pic:pic>
              </a:graphicData>
            </a:graphic>
          </wp:inline>
        </w:drawing>
      </w:r>
    </w:p>
    <w:p w14:paraId="392181D9" w14:textId="2866421E" w:rsidR="005E467D" w:rsidRDefault="00DA5249" w:rsidP="00AC5A9F">
      <w:pPr>
        <w:pStyle w:val="Beschriftung"/>
      </w:pPr>
      <w:r>
        <w:t xml:space="preserve">Figure </w:t>
      </w:r>
      <w:r>
        <w:fldChar w:fldCharType="begin"/>
      </w:r>
      <w:r>
        <w:instrText xml:space="preserve"> SEQ Figure \* ARABIC </w:instrText>
      </w:r>
      <w:r>
        <w:fldChar w:fldCharType="separate"/>
      </w:r>
      <w:r w:rsidR="00CB7E4D">
        <w:rPr>
          <w:noProof/>
        </w:rPr>
        <w:t>8</w:t>
      </w:r>
      <w:r>
        <w:fldChar w:fldCharType="end"/>
      </w:r>
      <w:r>
        <w:t xml:space="preserve"> Condition-based Maintenance</w:t>
      </w:r>
      <w:r w:rsidR="00AC5A9F">
        <w:t xml:space="preserve"> </w:t>
      </w:r>
      <w:r w:rsidR="006703E7">
        <w:fldChar w:fldCharType="begin"/>
      </w:r>
      <w:r w:rsidR="00DE44EB">
        <w:instrText xml:space="preserve"> ADDIN ZOTERO_ITEM CSL_CITATION {"citationID":"UMPteJNQ","properties":{"formattedCitation":"[10]","plainCitation":"[10]","noteIndex":0},"citationItems":[{"id":291,"uris":["http://zotero.org/users/local/rMlhGF0Y/items/RZDL8I86"],"itemData":{"id":291,"type":"article-journal","abstract":"Wind energy has achieved a leading position among renewable energies. The global installed capacity in 2022 was 906 GW of power, with a growth of 8.4% compared to the same period in the previous year. The forecast is that the barrier of 1,000,000 MW of installed wind capacity in the world will be exceeded in July 2023, according to data from the World Association of Wind Energy. In order to support the expected growth in the wind sector, maintenance strategies for wind turbines must provide the reliability and availability necessary to achieve these goals. The usual maintenance procedures may present difficulties in keeping up with the expansion of this energy source. The objective of this work was to carry out a systematic review of the literature focused on research on the predictive and prescriptive maintenance of wind turbines based on the implementation of data-oriented models with the use of artificial intelligence tools. Deep machine learning models involving the detection, diagnosis, and prognosis of failures in this equipment were addressed.","container-title":"Energies","DOI":"10.3390/en17051010","ISSN":"1996-1073","issue":"5","language":"en","license":"http://creativecommons.org/licenses/by/3.0/","note":"number: 5\npublisher: Multidisciplinary Digital Publishing Institute","page":"1010","source":"www.mdpi.com","title":"Data-Driven Models Applied to Predictive and Prescriptive Maintenance of Wind Turbine: A Systematic Review of Approaches Based on Failure Detection, Diagnosis, and Prognosis","title-short":"Data-Driven Models Applied to Predictive and Prescriptive Maintenance of Wind Turbine","volume":"17","author":[{"family":"Santiago","given":"Rogerio Adriano da Fonseca"},{"family":"Barbosa","given":"Natasha Benjamim"},{"family":"Mergulhão","given":"Henrique Gomes"},{"family":"Carvalho","given":"Tassio Farias","dropping-particle":"de"},{"family":"Santos","given":"Alex Alisson Bandeira"},{"family":"Medrado","given":"Ricardo Cerqueira"},{"family":"Filho","given":"Jose Bione de Melo"},{"family":"Pinheiro","given":"Oberdan Rocha"},{"family":"Nascimento","given":"Erick Giovani Sperandio"}],"issued":{"date-parts":[["2024",1]]}}}],"schema":"https://github.com/citation-style-language/schema/raw/master/csl-citation.json"} </w:instrText>
      </w:r>
      <w:r w:rsidR="006703E7">
        <w:fldChar w:fldCharType="separate"/>
      </w:r>
      <w:r w:rsidR="00DE44EB" w:rsidRPr="00DE44EB">
        <w:rPr>
          <w:rFonts w:cs="Times New Roman"/>
        </w:rPr>
        <w:t>[10]</w:t>
      </w:r>
      <w:r w:rsidR="006703E7">
        <w:fldChar w:fldCharType="end"/>
      </w:r>
    </w:p>
    <w:p w14:paraId="7A713C3A" w14:textId="77777777" w:rsidR="00A66763" w:rsidRDefault="00A66763" w:rsidP="005E467D"/>
    <w:p w14:paraId="49669C72" w14:textId="41F6747A" w:rsidR="0065186D" w:rsidRPr="0065186D" w:rsidRDefault="00966495" w:rsidP="007E1D0C">
      <w:pPr>
        <w:pStyle w:val="berschriftenmitNummerierungEbene3"/>
        <w:rPr>
          <w:lang w:val="en-GB"/>
        </w:rPr>
      </w:pPr>
      <w:bookmarkStart w:id="31" w:name="_Toc190977188"/>
      <w:r>
        <w:rPr>
          <w:lang w:val="en-GB"/>
        </w:rPr>
        <w:t xml:space="preserve">Predictive </w:t>
      </w:r>
      <w:r w:rsidRPr="007E1D0C">
        <w:t>Maintenance</w:t>
      </w:r>
      <w:bookmarkEnd w:id="31"/>
    </w:p>
    <w:p w14:paraId="0DFAC338" w14:textId="190B47DE" w:rsidR="007F6527" w:rsidRDefault="007F6527" w:rsidP="00CD040F">
      <w:r w:rsidRPr="007F6527">
        <w:t>Predictive maintenance is an advanced strategy that leverages both real-time sensor data and historical performance trends to forecast when equipment is likely to fail, allowing maintenance to be performed just in time before any breakdown occurs. Unlike condition-based maintenance, which responds to the current state of equipment</w:t>
      </w:r>
      <w:r w:rsidR="00F967E5">
        <w:t xml:space="preserve"> </w:t>
      </w:r>
      <w:r w:rsidRPr="007F6527">
        <w:t>predictive maintenance uses sophisticated analytics and machine learning algorithms to analyze patterns and predict future failures. This forward-looking approach not only reduces unplanned downtime by scheduling interventions precisely when needed but also avoids unnecessary maintenance tasks that might occur with routine inspections. By combining a wealth of data from various sources with predictive modeling, organizations can optimize their maintenance schedules, improve asset reliability, and ultimately extend the life of critical equipment while reducing overall costs.</w:t>
      </w:r>
    </w:p>
    <w:p w14:paraId="6D40375B" w14:textId="77777777" w:rsidR="00947F9A" w:rsidRDefault="00947F9A" w:rsidP="00F967E5">
      <w:pPr>
        <w:keepNext/>
        <w:jc w:val="center"/>
      </w:pPr>
      <w:r>
        <w:rPr>
          <w:noProof/>
        </w:rPr>
        <w:lastRenderedPageBreak/>
        <w:drawing>
          <wp:inline distT="0" distB="0" distL="0" distR="0" wp14:anchorId="74B663CD" wp14:editId="058A5C9A">
            <wp:extent cx="4629184" cy="3629052"/>
            <wp:effectExtent l="0" t="0" r="0" b="9525"/>
            <wp:docPr id="1234467901" name="Grafik 4"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67901" name="Grafik 4" descr="Ein Bild, das Text, Screenshot, Reihe, Diagramm enthält.&#10;&#10;KI-generierte Inhalte können fehlerhaft sein."/>
                    <pic:cNvPicPr/>
                  </pic:nvPicPr>
                  <pic:blipFill>
                    <a:blip r:embed="rId27">
                      <a:extLst>
                        <a:ext uri="{28A0092B-C50C-407E-A947-70E740481C1C}">
                          <a14:useLocalDpi xmlns:a14="http://schemas.microsoft.com/office/drawing/2010/main" val="0"/>
                        </a:ext>
                      </a:extLst>
                    </a:blip>
                    <a:stretch>
                      <a:fillRect/>
                    </a:stretch>
                  </pic:blipFill>
                  <pic:spPr>
                    <a:xfrm>
                      <a:off x="0" y="0"/>
                      <a:ext cx="4629184" cy="3629052"/>
                    </a:xfrm>
                    <a:prstGeom prst="rect">
                      <a:avLst/>
                    </a:prstGeom>
                  </pic:spPr>
                </pic:pic>
              </a:graphicData>
            </a:graphic>
          </wp:inline>
        </w:drawing>
      </w:r>
    </w:p>
    <w:p w14:paraId="7E0FC74A" w14:textId="4440D95E" w:rsidR="007F6527" w:rsidRDefault="00947F9A" w:rsidP="00F967E5">
      <w:pPr>
        <w:pStyle w:val="Beschriftung"/>
      </w:pPr>
      <w:r>
        <w:t xml:space="preserve">Figure </w:t>
      </w:r>
      <w:r>
        <w:fldChar w:fldCharType="begin"/>
      </w:r>
      <w:r>
        <w:instrText xml:space="preserve"> SEQ Figure \* ARABIC </w:instrText>
      </w:r>
      <w:r>
        <w:fldChar w:fldCharType="separate"/>
      </w:r>
      <w:r w:rsidR="00CB7E4D">
        <w:rPr>
          <w:noProof/>
        </w:rPr>
        <w:t>9</w:t>
      </w:r>
      <w:r>
        <w:fldChar w:fldCharType="end"/>
      </w:r>
      <w:r>
        <w:t xml:space="preserve"> Predictive Maintenance </w:t>
      </w:r>
      <w:r>
        <w:fldChar w:fldCharType="begin"/>
      </w:r>
      <w:r w:rsidR="00DE44EB">
        <w:instrText xml:space="preserve"> ADDIN ZOTERO_ITEM CSL_CITATION {"citationID":"mbm1sf1u","properties":{"formattedCitation":"[10]","plainCitation":"[10]","noteIndex":0},"citationItems":[{"id":291,"uris":["http://zotero.org/users/local/rMlhGF0Y/items/RZDL8I86"],"itemData":{"id":291,"type":"article-journal","abstract":"Wind energy has achieved a leading position among renewable energies. The global installed capacity in 2022 was 906 GW of power, with a growth of 8.4% compared to the same period in the previous year. The forecast is that the barrier of 1,000,000 MW of installed wind capacity in the world will be exceeded in July 2023, according to data from the World Association of Wind Energy. In order to support the expected growth in the wind sector, maintenance strategies for wind turbines must provide the reliability and availability necessary to achieve these goals. The usual maintenance procedures may present difficulties in keeping up with the expansion of this energy source. The objective of this work was to carry out a systematic review of the literature focused on research on the predictive and prescriptive maintenance of wind turbines based on the implementation of data-oriented models with the use of artificial intelligence tools. Deep machine learning models involving the detection, diagnosis, and prognosis of failures in this equipment were addressed.","container-title":"Energies","DOI":"10.3390/en17051010","ISSN":"1996-1073","issue":"5","language":"en","license":"http://creativecommons.org/licenses/by/3.0/","note":"number: 5\npublisher: Multidisciplinary Digital Publishing Institute","page":"1010","source":"www.mdpi.com","title":"Data-Driven Models Applied to Predictive and Prescriptive Maintenance of Wind Turbine: A Systematic Review of Approaches Based on Failure Detection, Diagnosis, and Prognosis","title-short":"Data-Driven Models Applied to Predictive and Prescriptive Maintenance of Wind Turbine","volume":"17","author":[{"family":"Santiago","given":"Rogerio Adriano da Fonseca"},{"family":"Barbosa","given":"Natasha Benjamim"},{"family":"Mergulhão","given":"Henrique Gomes"},{"family":"Carvalho","given":"Tassio Farias","dropping-particle":"de"},{"family":"Santos","given":"Alex Alisson Bandeira"},{"family":"Medrado","given":"Ricardo Cerqueira"},{"family":"Filho","given":"Jose Bione de Melo"},{"family":"Pinheiro","given":"Oberdan Rocha"},{"family":"Nascimento","given":"Erick Giovani Sperandio"}],"issued":{"date-parts":[["2024",1]]}}}],"schema":"https://github.com/citation-style-language/schema/raw/master/csl-citation.json"} </w:instrText>
      </w:r>
      <w:r>
        <w:fldChar w:fldCharType="separate"/>
      </w:r>
      <w:r w:rsidR="00DE44EB" w:rsidRPr="00DE44EB">
        <w:rPr>
          <w:rFonts w:cs="Times New Roman"/>
        </w:rPr>
        <w:t>[10]</w:t>
      </w:r>
      <w:r>
        <w:fldChar w:fldCharType="end"/>
      </w:r>
    </w:p>
    <w:p w14:paraId="217033F7" w14:textId="77777777" w:rsidR="00AC5A9F" w:rsidRPr="009B08D4" w:rsidRDefault="00AC5A9F" w:rsidP="00CD040F"/>
    <w:p w14:paraId="1DBB5BDA" w14:textId="4B043AC3" w:rsidR="0049603D" w:rsidRPr="00A53F40" w:rsidRDefault="009B08D4" w:rsidP="0016190E">
      <w:pPr>
        <w:pStyle w:val="berschriftenmitNummerierungEbene2"/>
        <w:rPr>
          <w:lang w:val="en-GB"/>
        </w:rPr>
      </w:pPr>
      <w:bookmarkStart w:id="32" w:name="_Toc190977189"/>
      <w:r w:rsidRPr="009B08D4">
        <w:rPr>
          <w:lang w:val="en-GB"/>
        </w:rPr>
        <w:t>SCADA Data</w:t>
      </w:r>
      <w:bookmarkEnd w:id="32"/>
    </w:p>
    <w:p w14:paraId="13C877F9" w14:textId="299316A0" w:rsidR="00BD714F" w:rsidRDefault="00BD714F" w:rsidP="0049603D">
      <w:r>
        <w:t>SCADA, which stands for Supervisory Control and Data Acquisition, is an industrial control system.</w:t>
      </w:r>
    </w:p>
    <w:p w14:paraId="2C580DA0" w14:textId="17F19E32" w:rsidR="00BD714F" w:rsidRDefault="00BD714F" w:rsidP="0049603D">
      <w:r>
        <w:t xml:space="preserve">Wind turbines are obliged to have a SCADA System since 2006 </w:t>
      </w:r>
      <w:r>
        <w:fldChar w:fldCharType="begin"/>
      </w:r>
      <w:r>
        <w:instrText xml:space="preserve"> ADDIN ZOTERO_ITEM CSL_CITATION {"citationID":"vbBO6v0X","properties":{"formattedCitation":"[11]","plainCitation":"[11]","noteIndex":0},"citationItems":[{"id":289,"uris":["http://zotero.org/users/local/rMlhGF0Y/items/UA5UVGGU"],"itemData":{"id":289,"type":"article-journal","abstract":"Wind energy is an essential source of renewable energy. However, to compete with conventional energy sources, energy needs to be produced at low costs. An ideal situation would be to have no costly, unscheduled maintenance, preferably. Currently, O&amp;M are half of the yearly expenses. The O&amp;M costs are kept low by scheduled and reactive maintenance. An alternative is predictive maintenance. This method aims to act before any critical and costly repair is required. Additionally, the component is used to its full potential. However, such a strategy requires a damage indication, similar to one provided by a condition monitoring system (CMS). This paper investigates if Supervisory Control and Data Acquisition (SCADA) can be used as a damage indicator and CMS. Since 2006, every wind turbine is obliged to use such a SCADA-system. SCADA records a 10-minute average, maximum, minimum, and standard deviation of multiple technical information channels. Analytics can use those data to determine the normal behavior and a prediction model of the wind turbine. The authors investigated statistical and data mining methods to predict main bearing faults. The methods indicated a defect of up to 6 months before its maintenance.","container-title":"Forschung im Ingenieurwesen","DOI":"10.1007/s10010-021-00454-1","ISSN":"1434-0860","issue":"2","journalAbbreviation":"Forsch Ingenieurwes","language":"en","page":"173-180","source":"Springer Link","title":"Usability of SCADA as predictive maintenance for wind turbines","volume":"85","author":[{"family":"Roscher","given":"Björn"},{"family":"Schelenz","given":"Ralf"}],"issued":{"date-parts":[["2021",6,1]]}}}],"schema":"https://github.com/citation-style-language/schema/raw/master/csl-citation.json"} </w:instrText>
      </w:r>
      <w:r>
        <w:fldChar w:fldCharType="separate"/>
      </w:r>
      <w:r w:rsidRPr="00BD714F">
        <w:rPr>
          <w:rFonts w:cs="Times New Roman"/>
        </w:rPr>
        <w:t>[11]</w:t>
      </w:r>
      <w:r>
        <w:fldChar w:fldCharType="end"/>
      </w:r>
      <w:r>
        <w:t xml:space="preserve">. </w:t>
      </w:r>
      <w:r w:rsidRPr="00BD714F">
        <w:t>SCADA collects various operational data</w:t>
      </w:r>
      <w:r>
        <w:t xml:space="preserve"> from wind turbine sensors </w:t>
      </w:r>
      <w:r w:rsidRPr="00BD714F">
        <w:t xml:space="preserve">at </w:t>
      </w:r>
      <w:r w:rsidR="004C5FC3">
        <w:t xml:space="preserve">a </w:t>
      </w:r>
      <w:r w:rsidRPr="00BD714F">
        <w:t>1 Hz</w:t>
      </w:r>
      <w:r>
        <w:t xml:space="preserve"> rate</w:t>
      </w:r>
      <w:r w:rsidRPr="00BD714F">
        <w:t xml:space="preserve">. </w:t>
      </w:r>
      <w:r>
        <w:t>In most cases, it then aggregates these data points</w:t>
      </w:r>
    </w:p>
    <w:p w14:paraId="22BB4C80" w14:textId="04C1F916" w:rsidR="00650298" w:rsidRPr="0049603D" w:rsidRDefault="00BD714F" w:rsidP="004C5FC3">
      <w:r w:rsidRPr="00BD714F">
        <w:t>over a ten-minute period into summary statistics like mean, maximum, minimum, and standard deviation.</w:t>
      </w:r>
      <w:r>
        <w:t xml:space="preserve"> </w:t>
      </w:r>
      <w:r w:rsidR="004C5FC3">
        <w:fldChar w:fldCharType="begin"/>
      </w:r>
      <w:r w:rsidR="004C5FC3">
        <w:instrText xml:space="preserve"> ADDIN ZOTERO_ITEM CSL_CITATION {"citationID":"bgCe9wep","properties":{"formattedCitation":"[11]","plainCitation":"[11]","noteIndex":0},"citationItems":[{"id":289,"uris":["http://zotero.org/users/local/rMlhGF0Y/items/UA5UVGGU"],"itemData":{"id":289,"type":"article-journal","abstract":"Wind energy is an essential source of renewable energy. However, to compete with conventional energy sources, energy needs to be produced at low costs. An ideal situation would be to have no costly, unscheduled maintenance, preferably. Currently, O&amp;M are half of the yearly expenses. The O&amp;M costs are kept low by scheduled and reactive maintenance. An alternative is predictive maintenance. This method aims to act before any critical and costly repair is required. Additionally, the component is used to its full potential. However, such a strategy requires a damage indication, similar to one provided by a condition monitoring system (CMS). This paper investigates if Supervisory Control and Data Acquisition (SCADA) can be used as a damage indicator and CMS. Since 2006, every wind turbine is obliged to use such a SCADA-system. SCADA records a 10-minute average, maximum, minimum, and standard deviation of multiple technical information channels. Analytics can use those data to determine the normal behavior and a prediction model of the wind turbine. The authors investigated statistical and data mining methods to predict main bearing faults. The methods indicated a defect of up to 6 months before its maintenance.","container-title":"Forschung im Ingenieurwesen","DOI":"10.1007/s10010-021-00454-1","ISSN":"1434-0860","issue":"2","journalAbbreviation":"Forsch Ingenieurwes","language":"en","page":"173-180","source":"Springer Link","title":"Usability of SCADA as predictive maintenance for wind turbines","volume":"85","author":[{"family":"Roscher","given":"Björn"},{"family":"Schelenz","given":"Ralf"}],"issued":{"date-parts":[["2021",6,1]]}}}],"schema":"https://github.com/citation-style-language/schema/raw/master/csl-citation.json"} </w:instrText>
      </w:r>
      <w:r w:rsidR="004C5FC3">
        <w:fldChar w:fldCharType="separate"/>
      </w:r>
      <w:r w:rsidR="004C5FC3" w:rsidRPr="004C5FC3">
        <w:rPr>
          <w:rFonts w:cs="Times New Roman"/>
        </w:rPr>
        <w:t>[11]</w:t>
      </w:r>
      <w:r w:rsidR="004C5FC3">
        <w:fldChar w:fldCharType="end"/>
      </w:r>
      <w:r w:rsidR="004C5FC3">
        <w:t>.</w:t>
      </w:r>
    </w:p>
    <w:p w14:paraId="5190E8D4" w14:textId="31A35EE6" w:rsidR="000C1ED4" w:rsidRDefault="0049603D" w:rsidP="004C5FC3">
      <w:r w:rsidRPr="0049603D">
        <w:t xml:space="preserve">Armed with this data, wind farm operators can respond quickly to anomalies, </w:t>
      </w:r>
      <w:r w:rsidR="00117742" w:rsidRPr="0049603D">
        <w:t>adjust</w:t>
      </w:r>
      <w:r w:rsidRPr="0049603D">
        <w:t xml:space="preserve"> power generation, and proactively schedule maintenance to minimize downtime. Beyond immediate monitoring and control, SCADA data also forms the backbone of long-term analytics, enabling performance trend assessments, predictive maintenance planning, and fine-tuning of turbine operations for better energy yield.</w:t>
      </w:r>
    </w:p>
    <w:p w14:paraId="555EC4E1" w14:textId="77777777" w:rsidR="00BD714F" w:rsidRDefault="00BD714F" w:rsidP="0049603D"/>
    <w:p w14:paraId="093725E2" w14:textId="058D55E1" w:rsidR="00BD714F" w:rsidRDefault="00BD714F" w:rsidP="0049603D">
      <w:r w:rsidRPr="00BD714F">
        <w:t>This paper investigates if Supervisory Control and Data Acquisition (SCADA) can be used as a damage indicator and CMS. Since 2006, every wind turbine is obliged to use such a SCADA-system.</w:t>
      </w:r>
    </w:p>
    <w:p w14:paraId="03986065" w14:textId="38A7E851" w:rsidR="00F100CA" w:rsidRDefault="00BD714F" w:rsidP="0049603D">
      <w:r>
        <w:t>Wind turbines are obliged to have a SCADA System since 2006.</w:t>
      </w:r>
    </w:p>
    <w:p w14:paraId="01F5762B" w14:textId="77777777" w:rsidR="00F100CA" w:rsidRDefault="00F100CA" w:rsidP="0049603D"/>
    <w:p w14:paraId="18FFE47E" w14:textId="77777777" w:rsidR="003034CF" w:rsidRPr="00C96661" w:rsidRDefault="003034CF" w:rsidP="00F100CA"/>
    <w:p w14:paraId="7DDD4C92" w14:textId="559969A1" w:rsidR="00861CBB" w:rsidRDefault="003034CF" w:rsidP="00F100CA">
      <w:r w:rsidRPr="003034CF">
        <w:lastRenderedPageBreak/>
        <w:t>The lack of public d</w:t>
      </w:r>
      <w:r>
        <w:t xml:space="preserve">atasets and a unified data structure is a major problem for researchers. </w:t>
      </w:r>
      <w:r w:rsidR="00BF5A85" w:rsidRPr="00BF5A85">
        <w:t>Data sharing is not favored by wind turbine manufacturers and wind farm operators.</w:t>
      </w:r>
      <w:r w:rsidR="00DD1A29">
        <w:t xml:space="preserve">. </w:t>
      </w:r>
      <w:r w:rsidR="00800DB8">
        <w:t>I</w:t>
      </w:r>
      <w:r w:rsidR="00861CBB" w:rsidRPr="00861CBB">
        <w:t>n particular, manufacturers see opportunities for adding value to their existing service business in the analysis of operational data.</w:t>
      </w:r>
      <w:r w:rsidR="00BF5A85">
        <w:t xml:space="preserve"> </w:t>
      </w:r>
    </w:p>
    <w:p w14:paraId="28D73BE9" w14:textId="2FD4838A" w:rsidR="00DD1A29" w:rsidRDefault="00DD1A29" w:rsidP="00F100CA">
      <w:r w:rsidRPr="00DD1A29">
        <w:rPr>
          <w:noProof/>
        </w:rPr>
        <w:drawing>
          <wp:inline distT="0" distB="0" distL="0" distR="0" wp14:anchorId="06C70008" wp14:editId="7C2C6D24">
            <wp:extent cx="5350933" cy="2410659"/>
            <wp:effectExtent l="0" t="0" r="2540" b="8890"/>
            <wp:docPr id="1678888892"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88892" name="Grafik 1" descr="Ein Bild, das Text, Diagramm, Reihe, Screenshot enthält.&#10;&#10;KI-generierte Inhalte können fehlerhaft sein."/>
                    <pic:cNvPicPr/>
                  </pic:nvPicPr>
                  <pic:blipFill>
                    <a:blip r:embed="rId28"/>
                    <a:stretch>
                      <a:fillRect/>
                    </a:stretch>
                  </pic:blipFill>
                  <pic:spPr>
                    <a:xfrm>
                      <a:off x="0" y="0"/>
                      <a:ext cx="5370151" cy="2419317"/>
                    </a:xfrm>
                    <a:prstGeom prst="rect">
                      <a:avLst/>
                    </a:prstGeom>
                  </pic:spPr>
                </pic:pic>
              </a:graphicData>
            </a:graphic>
          </wp:inline>
        </w:drawing>
      </w:r>
    </w:p>
    <w:p w14:paraId="423B90EA" w14:textId="688F6F2B" w:rsidR="0007159D" w:rsidRDefault="00CB7E4D" w:rsidP="0007159D">
      <w:pPr>
        <w:pStyle w:val="berschriftenmitNummerierungEbene2"/>
        <w:rPr>
          <w:lang w:val="en-GB"/>
        </w:rPr>
      </w:pPr>
      <w:r>
        <w:rPr>
          <w:lang w:val="en-GB"/>
        </w:rPr>
        <w:t>Anomaly Detectio</w:t>
      </w:r>
      <w:r w:rsidR="00DD472D">
        <w:rPr>
          <w:lang w:val="en-GB"/>
        </w:rPr>
        <w:t>n</w:t>
      </w:r>
    </w:p>
    <w:p w14:paraId="0ACD4F3B" w14:textId="77777777" w:rsidR="00DD472D" w:rsidRDefault="00DD472D" w:rsidP="00CB7E4D"/>
    <w:p w14:paraId="56B6E4C6" w14:textId="2631C643" w:rsidR="003034CF" w:rsidRDefault="00DD472D" w:rsidP="00F100CA">
      <w:r w:rsidRPr="00DD472D">
        <w:t>Data-driven techniques rely on the fundamental theory of anomaly detection: the characteristics of a system’s data follow a consistent pattern during normal operation. When a fault occurs or begins to occur, the data generating process changes, and the data deviates from this pattern. By continuously monitoring and analyzing these changes, anomalies can be detected early, allowing for timely intervention before the fault leads to a larger issue</w:t>
      </w:r>
      <w:r>
        <w:t xml:space="preserve"> </w:t>
      </w:r>
      <w:r>
        <w:fldChar w:fldCharType="begin"/>
      </w:r>
      <w:r>
        <w:instrText xml:space="preserve"> ADDIN ZOTERO_ITEM CSL_CITATION {"citationID":"hxPh4WrP","properties":{"formattedCitation":"[12]","plainCitation":"[12]","noteIndex":0},"citationItems":[{"id":406,"uris":["http://zotero.org/users/local/rMlhGF0Y/items/ZTPXKJZ8"],"itemData":{"id":406,"type":"article-journal","abstract":"Continuous monitoring of wind turbine health conditions using anomaly detection methods can improve the reliability and reduce maintenance costs during operation of wind turbine. Anomaly detection aims at identifying the root causes leading to unexpected changes of product performance. Most existing methods make less use of temporal order of the data and are poor at extracting features from these data. To address these problems, a method based on long short-term memory (LSTM) and auto-encoder (AE) neural network is introduced to assess sequential condition monitoring data of the wind turbine. First, a performance assessment model is constructed using LSTM neural units and AE networks to calculate the performance indices for evaluation of the degree of anomalies in wind turbine performance. Then, an adaptive threshold estimation method based on support vector regression model is developed to identify the abnormal data instances. The mutual information theory is subsequently explored to analyze the relationships between various monitoring parameters and performance abnormal instances to identify critical condition monitoring parameters. The effectiveness of the proposed method has been verified by a case study using real-world wind turbine condition monitoring (CM) data.","container-title":"Renewable Energy","DOI":"10.1016/j.renene.2021.03.078","ISSN":"0960-1481","journalAbbreviation":"Renewable Energy","page":"829-840","source":"ScienceDirect","title":"Anomaly detection and critical SCADA parameters identification for wind turbines based on LSTM-AE neural network","volume":"172","author":[{"family":"Chen","given":"Hansi"},{"family":"Liu","given":"Hang"},{"family":"Chu","given":"Xuening"},{"family":"Liu","given":"Qingxiu"},{"family":"Xue","given":"Deyi"}],"issued":{"date-parts":[["2021",7,1]]}}}],"schema":"https://github.com/citation-style-language/schema/raw/master/csl-citation.json"} </w:instrText>
      </w:r>
      <w:r>
        <w:fldChar w:fldCharType="separate"/>
      </w:r>
      <w:r w:rsidRPr="00DD472D">
        <w:rPr>
          <w:rFonts w:cs="Times New Roman"/>
        </w:rPr>
        <w:t>[12]</w:t>
      </w:r>
      <w:r>
        <w:fldChar w:fldCharType="end"/>
      </w:r>
      <w:r w:rsidRPr="00DD472D">
        <w:t>.</w:t>
      </w:r>
    </w:p>
    <w:p w14:paraId="22D43348" w14:textId="77777777" w:rsidR="009B2B6D" w:rsidRDefault="009B2B6D" w:rsidP="00F100CA"/>
    <w:p w14:paraId="3F6B9E39" w14:textId="6FB9B18A" w:rsidR="009B2B6D" w:rsidRPr="003034CF" w:rsidRDefault="009B2B6D" w:rsidP="00F100CA">
      <w:pPr>
        <w:rPr>
          <w:ins w:id="33" w:author="ulkmv" w:date="2025-02-28T23:33:00Z" w16du:dateUtc="2025-02-28T22:33:00Z"/>
        </w:rPr>
      </w:pPr>
      <w:ins w:id="34" w:author="ulkmv" w:date="2025-02-28T23:33:00Z" w16du:dateUtc="2025-02-28T22:33:00Z">
        <w:r w:rsidRPr="009B2B6D">
          <w:t>Anomaly detection for wind turbine components involves monitoring sensor data to understand what normal operation looks like. Under regular conditions, sensor readings follow expected patterns because of the natural relationships between different parts of the turbine. When a fault occurs, the readings start to deviate from these patterns, resulting in measurable errors. Instead of using a fixed error limit—which might trigger false alarms due to normal fluctuations like wind gusts—an adaptive threshold is applied. This threshold adjusts based on the usual data variations, so it only raises an alarm when there’s a clear and sustained deviation from normal behavior, helping to catch problems early.</w:t>
        </w:r>
      </w:ins>
    </w:p>
    <w:p w14:paraId="12C18329" w14:textId="77777777" w:rsidR="00F0502E" w:rsidRDefault="00F0502E" w:rsidP="00F100CA">
      <w:pPr>
        <w:rPr>
          <w:ins w:id="35" w:author="ulkmv" w:date="2025-02-28T23:33:00Z" w16du:dateUtc="2025-02-28T22:33:00Z"/>
        </w:rPr>
      </w:pPr>
    </w:p>
    <w:p w14:paraId="0F6096E1" w14:textId="77777777" w:rsidR="00F0502E" w:rsidRPr="00F100CA" w:rsidRDefault="00F0502E" w:rsidP="00F100CA"/>
    <w:p w14:paraId="070A89BB" w14:textId="77777777" w:rsidR="00F100CA" w:rsidRPr="0049603D" w:rsidRDefault="00F100CA" w:rsidP="0049603D"/>
    <w:p w14:paraId="72CAD19A" w14:textId="77777777" w:rsidR="00967502" w:rsidRDefault="00967502" w:rsidP="0016190E"/>
    <w:p w14:paraId="6372F48E" w14:textId="0738BE81" w:rsidR="00AB49E3" w:rsidRDefault="009B08D4" w:rsidP="00AD6E02">
      <w:pPr>
        <w:pStyle w:val="berschriftenmitNummerierungEbene2"/>
        <w:rPr>
          <w:lang w:val="en-GB"/>
        </w:rPr>
      </w:pPr>
      <w:bookmarkStart w:id="36" w:name="_Toc190977190"/>
      <w:r w:rsidRPr="009B08D4">
        <w:rPr>
          <w:lang w:val="en-GB"/>
        </w:rPr>
        <w:t>Algorithms and Methods</w:t>
      </w:r>
      <w:r w:rsidR="00783407">
        <w:rPr>
          <w:lang w:val="en-GB"/>
        </w:rPr>
        <w:t xml:space="preserve"> for Predict</w:t>
      </w:r>
      <w:r w:rsidR="00DC5A4B">
        <w:rPr>
          <w:lang w:val="en-GB"/>
        </w:rPr>
        <w:t xml:space="preserve">ive </w:t>
      </w:r>
      <w:r w:rsidR="00783407">
        <w:rPr>
          <w:lang w:val="en-GB"/>
        </w:rPr>
        <w:t>Maintenan</w:t>
      </w:r>
      <w:bookmarkEnd w:id="36"/>
      <w:r w:rsidR="0007159D">
        <w:rPr>
          <w:lang w:val="en-GB"/>
        </w:rPr>
        <w:t>ce / Machine Learning</w:t>
      </w:r>
    </w:p>
    <w:p w14:paraId="712FA3EE" w14:textId="6C3EFAB2" w:rsidR="0086241A" w:rsidRDefault="006F787C" w:rsidP="00AD6E02">
      <w:r>
        <w:lastRenderedPageBreak/>
        <w:t xml:space="preserve">Data Driven methods </w:t>
      </w:r>
      <w:r w:rsidR="0012258B">
        <w:t xml:space="preserve">are seen as a key opportunity to forecast failures in Wind Turbines. </w:t>
      </w:r>
      <w:r w:rsidR="00AE6C01">
        <w:t>While being difficult to interpret by humans, “they are the most suitable</w:t>
      </w:r>
      <w:r w:rsidR="00341B55">
        <w:t xml:space="preserve"> to perform the prognostic task of complex dynamic systems such as wind turbines” </w:t>
      </w:r>
      <w:r w:rsidR="00341B55">
        <w:fldChar w:fldCharType="begin"/>
      </w:r>
      <w:r w:rsidR="00DD472D">
        <w:instrText xml:space="preserve"> ADDIN ZOTERO_ITEM CSL_CITATION {"citationID":"CPyTuDaC","properties":{"formattedCitation":"[13]","plainCitation":"[13]","noteIndex":0},"citationItems":[{"id":211,"uris":["http://zotero.org/users/local/rMlhGF0Y/items/D9AJXJTY"],"itemData":{"id":211,"type":"paper-conference","abstract":"Reliability and availability of wind turbines are crucial due to several reasons. On the one hand, the number and size of wind turbines are growing exponentially. On the other hand, installation of these farms at remote locations, such as offshore sites where the environment conditions are favorable, makes maintenance a more tedious task. For this purpose, predictive maintenance is a very attractive strategy in order to reduce unscheduled downtime and maintenance cost. Prognostic is an online technique that can provide valuable information for proactive actions such as the current health state and the Remaining Useful Life (RUL). Several fault prognostic works have been published in the literature. This paper provides an overview of the different prognostic phases, including: health indicator construction, degradation detection, and RUL estimation. Different prognostic approaches are presented and compared according to their requirements and performance. Finally, this paper discusses the suitable prognostic approaches for the proactive maintenance of wind turbines, allowing to address the latter challenges.","container-title":"ECML PKDD 2018 Workshops","DOI":"10.1007/978-3-030-14880-5_10","event-place":"Cham","ISBN":"978-3-030-14880-5","language":"en","page":"113-125","publisher":"Springer International Publishing","publisher-place":"Cham","source":"Springer Link","title":"Fault Prognostics for the Predictive Maintenance of Wind Turbines: State of the Art","title-short":"Fault Prognostics for the Predictive Maintenance of Wind Turbines","author":[{"family":"Abid","given":"Koceila"},{"family":"Sayed Mouchaweh","given":"Moamar"},{"family":"Cornez","given":"Laurence"}],"editor":[{"family":"Monreale","given":"Anna"},{"family":"Alzate","given":"Carlos"},{"family":"Kamp","given":"Michael"},{"family":"Krishnamurthy","given":"Yamuna"},{"family":"Paurat","given":"Daniel"},{"family":"Sayed-Mouchaweh","given":"Moamar"},{"family":"Bifet","given":"Albert"},{"family":"Gama","given":"João"},{"family":"Ribeiro","given":"Rita P."}],"issued":{"date-parts":[["2019"]]}}}],"schema":"https://github.com/citation-style-language/schema/raw/master/csl-citation.json"} </w:instrText>
      </w:r>
      <w:r w:rsidR="00341B55">
        <w:fldChar w:fldCharType="separate"/>
      </w:r>
      <w:r w:rsidR="00DD472D" w:rsidRPr="00DD472D">
        <w:rPr>
          <w:rFonts w:cs="Times New Roman"/>
        </w:rPr>
        <w:t>[13]</w:t>
      </w:r>
      <w:r w:rsidR="00341B55">
        <w:fldChar w:fldCharType="end"/>
      </w:r>
      <w:r w:rsidR="00341B55">
        <w:t>.</w:t>
      </w:r>
      <w:r w:rsidR="00E23E84">
        <w:t xml:space="preserve"> These methods can be </w:t>
      </w:r>
      <w:r w:rsidR="008561B2">
        <w:t xml:space="preserve">categorized into two main ideas: Statistical Methods and Machine Learning methods. </w:t>
      </w:r>
      <w:r w:rsidR="000F0287">
        <w:t>Statistical Methods include Moving Average, ARMA, Bayesian Filters and Particle Filters</w:t>
      </w:r>
      <w:r w:rsidR="00000042">
        <w:t xml:space="preserve">. Artificial Intelligence Methods aare RNN, ANFIS, SVR and HMM. </w:t>
      </w:r>
      <w:r w:rsidR="00000042" w:rsidRPr="00FE0C43">
        <w:t>These techniques generally do not rely on a detailed understanding of a physical degradation mechanism but instead use historical data and operational observations to infer machinery health trends and project remaining useful life (RUL).</w:t>
      </w:r>
    </w:p>
    <w:p w14:paraId="755E2A5C" w14:textId="77777777" w:rsidR="004D6E88" w:rsidRDefault="004D6E88" w:rsidP="00AD6E02"/>
    <w:p w14:paraId="02150472" w14:textId="656BD236" w:rsidR="004D6E88" w:rsidRDefault="004D6E88" w:rsidP="00AD6E02">
      <w:r>
        <w:t>Normal Behaviour Model</w:t>
      </w:r>
    </w:p>
    <w:p w14:paraId="38D1A791" w14:textId="2A126157" w:rsidR="00487C8F" w:rsidRDefault="00487C8F" w:rsidP="00AD6E02">
      <w:r w:rsidRPr="00487C8F">
        <w:t>SCADA data serve as the foundation for developing a Normal Behavior Model (NBM). Once this model is established, any deviation from the expected operating pattern is flagged as an anomaly. The paper examines these anomalies prior to an actual failure in a wind turbine, where the failures themselves are documented by service reports</w:t>
      </w:r>
      <w:r w:rsidR="00543081">
        <w:t xml:space="preserve"> </w:t>
      </w:r>
      <w:r w:rsidR="00543081">
        <w:fldChar w:fldCharType="begin"/>
      </w:r>
      <w:r w:rsidR="00DD472D">
        <w:instrText xml:space="preserve"> ADDIN ZOTERO_ITEM CSL_CITATION {"citationID":"QgM2Hm3f","properties":{"formattedCitation":"[14]","plainCitation":"[14]","noteIndex":0},"citationItems":[{"id":380,"uris":["http://zotero.org/users/local/rMlhGF0Y/items/9NWCGYW4"],"itemData":{"id":380,"type":"article-journal","abstract":"The usage of machine learning techniques is widely spread and has also been implemented in the wind industry in the last years. Many of these techniques have shown great success but need to constantly prove the expectation of functionality. This paper describes a new method to monitor the health of a wind turbine using an undercomplete autoencoder. To evaluate the health monitoring quality of the autoencoder, the number of anomalies before an event has happened are to be considered. The results show that around 35% of all historical events that have resulted into a failure show many anomalies. Furthermore, the wind turbine subsystems which are subject to good detectability are the rotor system and the control system. If only one third of the service duties can be planned in advance, and thereby the scheduling time can be reduced, huge cost saving potentials can be seen.","container-title":"Energies","DOI":"10.3390/en13051063","ISSN":"1996-1073","issue":"5","language":"en","license":"http://creativecommons.org/licenses/by/3.0/","note":"number: 5\npublisher: Multidisciplinary Digital Publishing Institute","page":"1063","source":"www.mdpi.com","title":"Evaluation of Anomaly Detection of an Autoencoder Based on Maintenace Information and Scada-Data","volume":"13","author":[{"family":"Lutz","given":"Marc-Alexander"},{"family":"Vogt","given":"Stephan"},{"family":"Berkhout","given":"Volker"},{"family":"Faulstich","given":"Stefan"},{"family":"Dienst","given":"Steffen"},{"family":"Steinmetz","given":"Urs"},{"family":"Gück","given":"Christian"},{"family":"Ortega","given":"Andres"}],"issued":{"date-parts":[["2020",1]]}}}],"schema":"https://github.com/citation-style-language/schema/raw/master/csl-citation.json"} </w:instrText>
      </w:r>
      <w:r w:rsidR="00543081">
        <w:fldChar w:fldCharType="separate"/>
      </w:r>
      <w:r w:rsidR="00DD472D" w:rsidRPr="00DD472D">
        <w:rPr>
          <w:rFonts w:cs="Times New Roman"/>
        </w:rPr>
        <w:t>[14]</w:t>
      </w:r>
      <w:r w:rsidR="00543081">
        <w:fldChar w:fldCharType="end"/>
      </w:r>
      <w:r w:rsidRPr="00487C8F">
        <w:t>.</w:t>
      </w:r>
    </w:p>
    <w:p w14:paraId="16423E21" w14:textId="77777777" w:rsidR="0086241A" w:rsidRDefault="0086241A" w:rsidP="00AD6E02"/>
    <w:p w14:paraId="530F999B" w14:textId="77777777" w:rsidR="0086241A" w:rsidRDefault="0086241A" w:rsidP="00AD6E02"/>
    <w:p w14:paraId="6BAA16A2" w14:textId="77777777" w:rsidR="0086241A" w:rsidRPr="0049603D" w:rsidRDefault="0086241A" w:rsidP="00AD6E02"/>
    <w:p w14:paraId="13732881" w14:textId="5B82400C" w:rsidR="000D0286" w:rsidRDefault="00CC6C0D" w:rsidP="000D0286">
      <w:pPr>
        <w:pStyle w:val="berschrift1mitNummerierung"/>
        <w:rPr>
          <w:lang w:val="en-GB"/>
        </w:rPr>
      </w:pPr>
      <w:bookmarkStart w:id="37" w:name="_Toc190977191"/>
      <w:r w:rsidRPr="009B08D4">
        <w:rPr>
          <w:lang w:val="en-GB"/>
        </w:rPr>
        <w:t>Methodology</w:t>
      </w:r>
      <w:bookmarkEnd w:id="37"/>
    </w:p>
    <w:p w14:paraId="2CF9B9CB" w14:textId="5502EA34" w:rsidR="0007159D" w:rsidRDefault="0007159D" w:rsidP="0007159D">
      <w:pPr>
        <w:pStyle w:val="berschriftenmitNummerierungEbene2"/>
        <w:numPr>
          <w:ilvl w:val="0"/>
          <w:numId w:val="0"/>
        </w:numPr>
        <w:ind w:left="680" w:hanging="680"/>
        <w:rPr>
          <w:lang w:val="en-GB"/>
        </w:rPr>
      </w:pPr>
      <w:r w:rsidRPr="0007159D">
        <w:rPr>
          <w:lang w:val="en-GB"/>
        </w:rPr>
        <w:t>Here the goal is to</w:t>
      </w:r>
      <w:r>
        <w:rPr>
          <w:lang w:val="en-GB"/>
        </w:rPr>
        <w:t xml:space="preserve"> explain the dataset im working on, and the different methods I want to compare. Then I do check how well these methods are suited for the given dataset. The most suited methods will then be tried out.</w:t>
      </w:r>
    </w:p>
    <w:p w14:paraId="0A08BFBF" w14:textId="77777777" w:rsidR="001C2539" w:rsidRPr="0007159D" w:rsidRDefault="001C2539" w:rsidP="0007159D">
      <w:pPr>
        <w:pStyle w:val="berschriftenmitNummerierungEbene2"/>
        <w:numPr>
          <w:ilvl w:val="0"/>
          <w:numId w:val="0"/>
        </w:numPr>
        <w:ind w:left="680" w:hanging="680"/>
        <w:rPr>
          <w:lang w:val="en-GB"/>
        </w:rPr>
      </w:pPr>
    </w:p>
    <w:p w14:paraId="6B360613" w14:textId="75342E76" w:rsidR="000D0286" w:rsidRDefault="000D0286" w:rsidP="000D0286">
      <w:pPr>
        <w:pStyle w:val="berschriftenmitNummerierungEbene2"/>
      </w:pPr>
      <w:bookmarkStart w:id="38" w:name="_Toc190977192"/>
      <w:r>
        <w:t>Data Acquisition</w:t>
      </w:r>
      <w:bookmarkEnd w:id="38"/>
    </w:p>
    <w:p w14:paraId="0C5CA88E" w14:textId="13037C79" w:rsidR="004C5FC3" w:rsidRDefault="004C5FC3" w:rsidP="00ED5977">
      <w:r>
        <w:t>As described in the background section, a</w:t>
      </w:r>
      <w:r w:rsidRPr="004C5FC3">
        <w:t xml:space="preserve">cquisition of wind power SCADA datasets </w:t>
      </w:r>
      <w:r>
        <w:t>is not easy</w:t>
      </w:r>
      <w:r w:rsidRPr="004C5FC3">
        <w:t xml:space="preserve"> due to the reluctance of both wind turbine manufacturers and operating companies to share their proprietary data. This lack of public datasets poses hurdles for researchers aiming to develop advanced predictive maintenance methods. To address this gap, alternative data sources have been explored, such as the comprehensive GitHub repository "Wind_Turbine_SCADA_open_data" </w:t>
      </w:r>
      <w:r>
        <w:t>created</w:t>
      </w:r>
      <w:r w:rsidRPr="004C5FC3">
        <w:t xml:space="preserve"> by Simon Letzgus from TU Berlin, which, as of December 2024, lists 21 datasets. However, many of these datasets exhibit quality issues, including inconsistent sampling rates and missing data points. In this context, th</w:t>
      </w:r>
      <w:r>
        <w:t xml:space="preserve">is thesis </w:t>
      </w:r>
      <w:r>
        <w:lastRenderedPageBreak/>
        <w:t xml:space="preserve">used </w:t>
      </w:r>
      <w:r w:rsidRPr="004C5FC3">
        <w:t xml:space="preserve">the Care2Compare Dataset, provided by the authors of </w:t>
      </w:r>
      <w:r>
        <w:fldChar w:fldCharType="begin"/>
      </w:r>
      <w:r w:rsidR="00DD472D">
        <w:instrText xml:space="preserve"> ADDIN ZOTERO_ITEM CSL_CITATION {"citationID":"7r7Fkqoj","properties":{"formattedCitation":"[15]","plainCitation":"[15]","noteIndex":0},"citationItems":[{"id":285,"uris":["http://zotero.org/users/local/rMlhGF0Y/items/SEC88ZA9"],"itemData":{"id":285,"type":"article","abstract":"Anomaly detection plays a crucial role in the field of predictive maintenance for wind turbines, yet the comparison of different algorithms poses a difficult task because domain specific public datasets are scarce. Many comparisons of different approaches either use benchmarks composed of data from many different domains, inaccessible data or one of the few publicly available datasets which lack detailed information about the faults. Moreover, many publications highlight a couple of case studies where fault detection was successful. With this paper we publish a high quality dataset that contains data from 36 wind turbines across 3 different wind farms as well as the most detailed fault information of any public wind turbine dataset as far as we know. The new dataset contains 89 years worth of real-world operating data of wind turbines, distributed across 44 labeled time frames for anomalies that led up to faults, as well as 51 time series representing normal behavior. Additionally, the quality of training data is ensured by turbine-status-based labels for each data point. Furthermore, we propose a new scoring method, called CARE (Coverage, Accuracy, Reliability and Earliness), which takes advantage of the information depth that is present in the dataset to identify a good all-around anomaly detection model. This score considers the anomaly detection performance, the ability to recognize normal behavior properly and the capability to raise as few false alarms as possible while simultaneously detecting anomalies early.","note":"arXiv:2404.10320","number":"arXiv:2404.10320","publisher":"arXiv","source":"arXiv.org","title":"CARE to Compare: A real-world dataset for anomaly detection in wind turbine data","title-short":"CARE to Compare","URL":"http://arxiv.org/abs/2404.10320","author":[{"family":"Gück","given":"Christian"},{"family":"Roelofs","given":"Cyriana M. A."},{"family":"Faulstich","given":"Stefan"}],"accessed":{"date-parts":[["2024",10,29]]},"issued":{"date-parts":[["2024",4,18]]}}}],"schema":"https://github.com/citation-style-language/schema/raw/master/csl-citation.json"} </w:instrText>
      </w:r>
      <w:r>
        <w:fldChar w:fldCharType="separate"/>
      </w:r>
      <w:r w:rsidR="00DD472D" w:rsidRPr="00DD472D">
        <w:rPr>
          <w:rFonts w:cs="Times New Roman"/>
        </w:rPr>
        <w:t>[15]</w:t>
      </w:r>
      <w:r>
        <w:fldChar w:fldCharType="end"/>
      </w:r>
      <w:r>
        <w:t>. It was the most comprehensive and well described dataset</w:t>
      </w:r>
      <w:r w:rsidR="00283DE7">
        <w:t>.</w:t>
      </w:r>
    </w:p>
    <w:p w14:paraId="265D620A" w14:textId="77D44141" w:rsidR="001E0F4F" w:rsidRDefault="001E0F4F" w:rsidP="001E0F4F">
      <w:pPr>
        <w:pStyle w:val="berschriftenmitNummerierungEbene2"/>
      </w:pPr>
      <w:bookmarkStart w:id="39" w:name="_Toc190977193"/>
      <w:r>
        <w:t>Dataset Descrip</w:t>
      </w:r>
      <w:r w:rsidR="00551948">
        <w:t>tion</w:t>
      </w:r>
      <w:bookmarkEnd w:id="39"/>
    </w:p>
    <w:p w14:paraId="6FE0ACDC" w14:textId="77777777" w:rsidR="00CB7E4D" w:rsidRDefault="004C5FC3" w:rsidP="00283DE7">
      <w:r>
        <w:t>The used dataset is a combination of 3 individual datasets</w:t>
      </w:r>
      <w:r w:rsidR="00283DE7">
        <w:t xml:space="preserve">, with a common format. It consists of </w:t>
      </w:r>
      <w:r w:rsidR="00283DE7" w:rsidRPr="00665CB0">
        <w:t xml:space="preserve">comprising 95 individual csv files that collectively represent 89 years of operational data gathered from 36 wind turbines distributed across three wind farms, referred to as A, B, and C. </w:t>
      </w:r>
    </w:p>
    <w:p w14:paraId="6058D52C" w14:textId="77777777" w:rsidR="00CB7E4D" w:rsidRDefault="00CB7E4D" w:rsidP="00CB7E4D">
      <w:pPr>
        <w:keepNext/>
        <w:jc w:val="center"/>
      </w:pPr>
      <w:r w:rsidRPr="00CB7E4D">
        <w:rPr>
          <w:noProof/>
        </w:rPr>
        <w:drawing>
          <wp:inline distT="0" distB="0" distL="0" distR="0" wp14:anchorId="717001AE" wp14:editId="009AF543">
            <wp:extent cx="4991136" cy="2000265"/>
            <wp:effectExtent l="0" t="0" r="0" b="0"/>
            <wp:docPr id="2106556133" name="Grafik 1" descr="Ein Bild, das Text, Zahl,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56133" name="Grafik 1" descr="Ein Bild, das Text, Zahl, Schrift, Reihe enthält.&#10;&#10;KI-generierte Inhalte können fehlerhaft sein."/>
                    <pic:cNvPicPr/>
                  </pic:nvPicPr>
                  <pic:blipFill>
                    <a:blip r:embed="rId29"/>
                    <a:stretch>
                      <a:fillRect/>
                    </a:stretch>
                  </pic:blipFill>
                  <pic:spPr>
                    <a:xfrm>
                      <a:off x="0" y="0"/>
                      <a:ext cx="4991136" cy="2000265"/>
                    </a:xfrm>
                    <a:prstGeom prst="rect">
                      <a:avLst/>
                    </a:prstGeom>
                  </pic:spPr>
                </pic:pic>
              </a:graphicData>
            </a:graphic>
          </wp:inline>
        </w:drawing>
      </w:r>
    </w:p>
    <w:p w14:paraId="0AB8B617" w14:textId="4DFEEDE7" w:rsidR="00CB7E4D" w:rsidRDefault="00CB7E4D" w:rsidP="00CB7E4D">
      <w:pPr>
        <w:pStyle w:val="Beschriftung"/>
      </w:pPr>
      <w:r>
        <w:t xml:space="preserve">Figure </w:t>
      </w:r>
      <w:r>
        <w:fldChar w:fldCharType="begin"/>
      </w:r>
      <w:r>
        <w:instrText xml:space="preserve"> SEQ Figure \* ARABIC </w:instrText>
      </w:r>
      <w:r>
        <w:fldChar w:fldCharType="separate"/>
      </w:r>
      <w:r>
        <w:rPr>
          <w:noProof/>
        </w:rPr>
        <w:t>10</w:t>
      </w:r>
      <w:r>
        <w:fldChar w:fldCharType="end"/>
      </w:r>
      <w:r>
        <w:t xml:space="preserve"> Key characteristics of the dataset </w:t>
      </w:r>
      <w:r>
        <w:fldChar w:fldCharType="begin"/>
      </w:r>
      <w:r w:rsidR="00DD472D">
        <w:instrText xml:space="preserve"> ADDIN ZOTERO_ITEM CSL_CITATION {"citationID":"LqADIa39","properties":{"formattedCitation":"[15]","plainCitation":"[15]","noteIndex":0},"citationItems":[{"id":285,"uris":["http://zotero.org/users/local/rMlhGF0Y/items/SEC88ZA9"],"itemData":{"id":285,"type":"article","abstract":"Anomaly detection plays a crucial role in the field of predictive maintenance for wind turbines, yet the comparison of different algorithms poses a difficult task because domain specific public datasets are scarce. Many comparisons of different approaches either use benchmarks composed of data from many different domains, inaccessible data or one of the few publicly available datasets which lack detailed information about the faults. Moreover, many publications highlight a couple of case studies where fault detection was successful. With this paper we publish a high quality dataset that contains data from 36 wind turbines across 3 different wind farms as well as the most detailed fault information of any public wind turbine dataset as far as we know. The new dataset contains 89 years worth of real-world operating data of wind turbines, distributed across 44 labeled time frames for anomalies that led up to faults, as well as 51 time series representing normal behavior. Additionally, the quality of training data is ensured by turbine-status-based labels for each data point. Furthermore, we propose a new scoring method, called CARE (Coverage, Accuracy, Reliability and Earliness), which takes advantage of the information depth that is present in the dataset to identify a good all-around anomaly detection model. This score considers the anomaly detection performance, the ability to recognize normal behavior properly and the capability to raise as few false alarms as possible while simultaneously detecting anomalies early.","note":"arXiv:2404.10320","number":"arXiv:2404.10320","publisher":"arXiv","source":"arXiv.org","title":"CARE to Compare: A real-world dataset for anomaly detection in wind turbine data","title-short":"CARE to Compare","URL":"http://arxiv.org/abs/2404.10320","author":[{"family":"Gück","given":"Christian"},{"family":"Roelofs","given":"Cyriana M. A."},{"family":"Faulstich","given":"Stefan"}],"accessed":{"date-parts":[["2024",10,29]]},"issued":{"date-parts":[["2024",4,18]]}}}],"schema":"https://github.com/citation-style-language/schema/raw/master/csl-citation.json"} </w:instrText>
      </w:r>
      <w:r>
        <w:fldChar w:fldCharType="separate"/>
      </w:r>
      <w:r w:rsidR="00DD472D" w:rsidRPr="00DD472D">
        <w:rPr>
          <w:rFonts w:cs="Times New Roman"/>
        </w:rPr>
        <w:t>[15]</w:t>
      </w:r>
      <w:r>
        <w:fldChar w:fldCharType="end"/>
      </w:r>
    </w:p>
    <w:p w14:paraId="0E6F7653" w14:textId="795D48A4" w:rsidR="00283DE7" w:rsidRDefault="00283DE7" w:rsidP="00283DE7">
      <w:r w:rsidRPr="00665CB0">
        <w:t xml:space="preserve">Wind Farm A, located onshore in Portugal, contributes 22 datasets sourced from the EDP-open data platform, whereas Wind Farms B and C are offshore farms situated in Germany. Due to confidentiality requirements, the specific identities of Wind Farms A and B have been anonymized, and all dataset identifiers have been obfuscated accordingly. </w:t>
      </w:r>
    </w:p>
    <w:p w14:paraId="6C319BC1" w14:textId="03826AA5" w:rsidR="00283DE7" w:rsidRDefault="00283DE7" w:rsidP="00283DE7">
      <w:pPr>
        <w:keepNext/>
        <w:jc w:val="center"/>
      </w:pPr>
      <w:r w:rsidRPr="00283DE7">
        <w:rPr>
          <w:noProof/>
        </w:rPr>
        <w:lastRenderedPageBreak/>
        <w:drawing>
          <wp:inline distT="0" distB="0" distL="0" distR="0" wp14:anchorId="3D41E2D4" wp14:editId="3C5BBB48">
            <wp:extent cx="2476518" cy="4267231"/>
            <wp:effectExtent l="0" t="0" r="0" b="0"/>
            <wp:docPr id="826684186" name="Grafik 1" descr="Ein Bild, das Text, Screenshot, Schrift, Karte Menü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84186" name="Grafik 1" descr="Ein Bild, das Text, Screenshot, Schrift, Karte Menü enthält.&#10;&#10;KI-generierte Inhalte können fehlerhaft sein."/>
                    <pic:cNvPicPr/>
                  </pic:nvPicPr>
                  <pic:blipFill>
                    <a:blip r:embed="rId30"/>
                    <a:stretch>
                      <a:fillRect/>
                    </a:stretch>
                  </pic:blipFill>
                  <pic:spPr>
                    <a:xfrm>
                      <a:off x="0" y="0"/>
                      <a:ext cx="2476518" cy="4267231"/>
                    </a:xfrm>
                    <a:prstGeom prst="rect">
                      <a:avLst/>
                    </a:prstGeom>
                  </pic:spPr>
                </pic:pic>
              </a:graphicData>
            </a:graphic>
          </wp:inline>
        </w:drawing>
      </w:r>
    </w:p>
    <w:p w14:paraId="053D8ED7" w14:textId="7ED8E927" w:rsidR="00283DE7" w:rsidRDefault="00283DE7" w:rsidP="00283DE7">
      <w:pPr>
        <w:pStyle w:val="Beschriftung"/>
      </w:pPr>
      <w:r>
        <w:t xml:space="preserve">Figure </w:t>
      </w:r>
      <w:r>
        <w:fldChar w:fldCharType="begin"/>
      </w:r>
      <w:r>
        <w:instrText xml:space="preserve"> SEQ Figure \* ARABIC </w:instrText>
      </w:r>
      <w:r>
        <w:fldChar w:fldCharType="separate"/>
      </w:r>
      <w:r w:rsidR="00CB7E4D">
        <w:rPr>
          <w:noProof/>
        </w:rPr>
        <w:t>11</w:t>
      </w:r>
      <w:r>
        <w:fldChar w:fldCharType="end"/>
      </w:r>
      <w:r>
        <w:t xml:space="preserve"> Directory structure of the Care to Compare dataset</w:t>
      </w:r>
    </w:p>
    <w:p w14:paraId="0ABDA183" w14:textId="2CBF2BFD" w:rsidR="0020712D" w:rsidRDefault="00283DE7" w:rsidP="00283DE7">
      <w:r w:rsidRPr="00665CB0">
        <w:t xml:space="preserve">Each wind farm directory contains a dedicated folder of datasets, in which every csv file corresponds to a single event that spans a segment of the turbine’s time series data. </w:t>
      </w:r>
      <w:r w:rsidR="00CB7E4D">
        <w:t>This dataset will no be referred to as sensor data, because it contains all the actual sensor values as a time series.</w:t>
      </w:r>
      <w:r w:rsidRPr="00665CB0">
        <w:t xml:space="preserve">These </w:t>
      </w:r>
      <w:r w:rsidR="00CB7E4D">
        <w:t>datasets</w:t>
      </w:r>
      <w:r w:rsidRPr="00665CB0">
        <w:t xml:space="preserve"> are labeled as either “normal” or “anomaly,” leading to a</w:t>
      </w:r>
      <w:r w:rsidR="001C2539">
        <w:t xml:space="preserve">n </w:t>
      </w:r>
      <w:r w:rsidRPr="00665CB0">
        <w:t>overall distribution of 44 anomaly events and 51 normal events.</w:t>
      </w:r>
      <w:r w:rsidR="00CB7E4D">
        <w:t xml:space="preserve"> The event_info.csv file and the feature_description.csv file will be referred to as metadata in the following.</w:t>
      </w:r>
    </w:p>
    <w:p w14:paraId="227023F9" w14:textId="77777777" w:rsidR="00CB7E4D" w:rsidRDefault="00CB7E4D" w:rsidP="00283DE7"/>
    <w:p w14:paraId="0B04C299" w14:textId="77777777" w:rsidR="0020712D" w:rsidRDefault="0020712D" w:rsidP="00283DE7"/>
    <w:p w14:paraId="7CFA7B95" w14:textId="229AA0B2" w:rsidR="0020712D" w:rsidRDefault="0020712D" w:rsidP="0020712D">
      <w:pPr>
        <w:pStyle w:val="berschriftenmitNummerierungEbene3"/>
      </w:pPr>
      <w:r>
        <w:t>Sensor</w:t>
      </w:r>
      <w:r w:rsidR="0098430A">
        <w:t>d</w:t>
      </w:r>
      <w:r>
        <w:t>ata</w:t>
      </w:r>
    </w:p>
    <w:p w14:paraId="500FD754" w14:textId="0610A4B7" w:rsidR="0020712D" w:rsidRDefault="001C2539" w:rsidP="00283DE7">
      <w:r w:rsidRPr="001C2539">
        <w:t xml:space="preserve">Within each dataset, sensor measurements are aggregated into 10-minute intervals. Every interval includes the average value, and </w:t>
      </w:r>
      <w:r>
        <w:t xml:space="preserve">for </w:t>
      </w:r>
      <w:r w:rsidR="0020712D">
        <w:t>the majority of sensors</w:t>
      </w:r>
      <w:r>
        <w:t xml:space="preserve"> </w:t>
      </w:r>
      <w:r w:rsidRPr="001C2539">
        <w:t>also the minimum, maximum, and standard deviation.</w:t>
      </w:r>
      <w:r>
        <w:t xml:space="preserve"> </w:t>
      </w:r>
      <w:r w:rsidR="00283DE7" w:rsidRPr="00665CB0">
        <w:t xml:space="preserve">These measurements are supplemented by </w:t>
      </w:r>
      <w:r>
        <w:t xml:space="preserve">the </w:t>
      </w:r>
      <w:r w:rsidR="00283DE7" w:rsidRPr="00665CB0">
        <w:t>metadata columns</w:t>
      </w:r>
      <w:r>
        <w:t xml:space="preserve"> </w:t>
      </w:r>
      <w:r w:rsidR="00283DE7" w:rsidRPr="00665CB0">
        <w:t>time_stamp, asset_id, id, train_test, and status_typ</w:t>
      </w:r>
      <w:r>
        <w:t xml:space="preserve">e </w:t>
      </w:r>
      <w:r w:rsidR="00283DE7" w:rsidRPr="00665CB0">
        <w:t xml:space="preserve">which facilitate temporal alignment, turbine identification, partitioning of training and prediction segments, and the classification of operational modes (e.g., normal production, derated, downtime). </w:t>
      </w:r>
    </w:p>
    <w:p w14:paraId="0E915550" w14:textId="77777777" w:rsidR="0098430A" w:rsidRDefault="0098430A" w:rsidP="0098430A">
      <w:pPr>
        <w:keepNext/>
        <w:jc w:val="center"/>
      </w:pPr>
      <w:r w:rsidRPr="0020712D">
        <w:rPr>
          <w:noProof/>
        </w:rPr>
        <w:lastRenderedPageBreak/>
        <w:drawing>
          <wp:inline distT="0" distB="0" distL="0" distR="0" wp14:anchorId="435E3515" wp14:editId="10273B60">
            <wp:extent cx="5248313" cy="419103"/>
            <wp:effectExtent l="0" t="0" r="9525" b="0"/>
            <wp:docPr id="9457908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05022" name=""/>
                    <pic:cNvPicPr/>
                  </pic:nvPicPr>
                  <pic:blipFill>
                    <a:blip r:embed="rId31"/>
                    <a:stretch>
                      <a:fillRect/>
                    </a:stretch>
                  </pic:blipFill>
                  <pic:spPr>
                    <a:xfrm>
                      <a:off x="0" y="0"/>
                      <a:ext cx="5248313" cy="419103"/>
                    </a:xfrm>
                    <a:prstGeom prst="rect">
                      <a:avLst/>
                    </a:prstGeom>
                  </pic:spPr>
                </pic:pic>
              </a:graphicData>
            </a:graphic>
          </wp:inline>
        </w:drawing>
      </w:r>
    </w:p>
    <w:p w14:paraId="78828CBD" w14:textId="5D4B9AD1" w:rsidR="0098430A" w:rsidRDefault="0098430A" w:rsidP="0098430A">
      <w:pPr>
        <w:pStyle w:val="Beschriftung"/>
      </w:pPr>
      <w:r>
        <w:t xml:space="preserve">Figure </w:t>
      </w:r>
      <w:r>
        <w:fldChar w:fldCharType="begin"/>
      </w:r>
      <w:r>
        <w:instrText xml:space="preserve"> SEQ Figure \* ARABIC </w:instrText>
      </w:r>
      <w:r>
        <w:fldChar w:fldCharType="separate"/>
      </w:r>
      <w:r w:rsidR="00CB7E4D">
        <w:rPr>
          <w:noProof/>
        </w:rPr>
        <w:t>12</w:t>
      </w:r>
      <w:r>
        <w:fldChar w:fldCharType="end"/>
      </w:r>
      <w:r>
        <w:t xml:space="preserve"> Shortened example of each datasets csv-file structure</w:t>
      </w:r>
    </w:p>
    <w:p w14:paraId="12CFCF68" w14:textId="2AB2C46F" w:rsidR="0020712D" w:rsidRDefault="0020712D" w:rsidP="00283DE7"/>
    <w:p w14:paraId="2D596A7F" w14:textId="77777777" w:rsidR="0020712D" w:rsidRDefault="0020712D" w:rsidP="00283DE7"/>
    <w:p w14:paraId="0381D6E3" w14:textId="766941BB" w:rsidR="00551948" w:rsidRDefault="0098430A" w:rsidP="00551948">
      <w:pPr>
        <w:pStyle w:val="berschriftenmitNummerierungEbene3"/>
      </w:pPr>
      <w:r>
        <w:t xml:space="preserve">Metadata - </w:t>
      </w:r>
      <w:r w:rsidR="00283DE7">
        <w:t>Events</w:t>
      </w:r>
    </w:p>
    <w:p w14:paraId="0CCD04DE" w14:textId="4CFA914F" w:rsidR="00925CC9" w:rsidRDefault="00925CC9" w:rsidP="00925CC9">
      <w:pPr>
        <w:jc w:val="center"/>
      </w:pPr>
      <w:r w:rsidRPr="00CD0D27">
        <w:rPr>
          <w:noProof/>
        </w:rPr>
        <w:drawing>
          <wp:inline distT="0" distB="0" distL="0" distR="0" wp14:anchorId="43A566E8" wp14:editId="38580FCA">
            <wp:extent cx="5153063" cy="2047890"/>
            <wp:effectExtent l="0" t="0" r="9525" b="9525"/>
            <wp:docPr id="128529110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91108" name="Grafik 1" descr="Ein Bild, das Text, Screenshot, Schrift enthält.&#10;&#10;KI-generierte Inhalte können fehlerhaft sein."/>
                    <pic:cNvPicPr/>
                  </pic:nvPicPr>
                  <pic:blipFill>
                    <a:blip r:embed="rId32"/>
                    <a:stretch>
                      <a:fillRect/>
                    </a:stretch>
                  </pic:blipFill>
                  <pic:spPr>
                    <a:xfrm>
                      <a:off x="0" y="0"/>
                      <a:ext cx="5153063" cy="2047890"/>
                    </a:xfrm>
                    <a:prstGeom prst="rect">
                      <a:avLst/>
                    </a:prstGeom>
                  </pic:spPr>
                </pic:pic>
              </a:graphicData>
            </a:graphic>
          </wp:inline>
        </w:drawing>
      </w:r>
    </w:p>
    <w:p w14:paraId="1DFEB9A4" w14:textId="28AE33CE" w:rsidR="00925CC9" w:rsidRDefault="00925CC9" w:rsidP="00925CC9">
      <w:pPr>
        <w:pStyle w:val="Beschriftung"/>
      </w:pPr>
      <w:r>
        <w:t xml:space="preserve">Figure </w:t>
      </w:r>
      <w:r w:rsidR="00183A5D">
        <w:fldChar w:fldCharType="begin"/>
      </w:r>
      <w:r w:rsidR="00183A5D">
        <w:instrText xml:space="preserve"> SEQ Figure \* ARABIC </w:instrText>
      </w:r>
      <w:r w:rsidR="00183A5D">
        <w:fldChar w:fldCharType="separate"/>
      </w:r>
      <w:r w:rsidR="00CB7E4D">
        <w:rPr>
          <w:noProof/>
        </w:rPr>
        <w:t>13</w:t>
      </w:r>
      <w:r w:rsidR="00183A5D">
        <w:fldChar w:fldCharType="end"/>
      </w:r>
      <w:r>
        <w:t xml:space="preserve"> Example of an Event of Wind Farm B</w:t>
      </w:r>
      <w:r w:rsidR="00283DE7">
        <w:t xml:space="preserve"> transformed into JSON format</w:t>
      </w:r>
    </w:p>
    <w:p w14:paraId="721A8F18" w14:textId="4ABD52AF" w:rsidR="0098430A" w:rsidRPr="0098430A" w:rsidRDefault="0098430A" w:rsidP="0098430A">
      <w:r w:rsidRPr="00665CB0">
        <w:t>Additional context is supplied by an event_info.csv file for each wind farm, which details the start and end points of each event, its assigned label (normal or anomaly), and, for certain anomaly events, the underlying root cause</w:t>
      </w:r>
    </w:p>
    <w:p w14:paraId="5051A412" w14:textId="1DF35AAC" w:rsidR="0098430A" w:rsidRDefault="0098430A" w:rsidP="0098430A">
      <w:pPr>
        <w:pStyle w:val="berschriftenmitNummerierungEbene3"/>
      </w:pPr>
      <w:r>
        <w:t>Metadata - Sensors</w:t>
      </w:r>
    </w:p>
    <w:p w14:paraId="61CBD9A6" w14:textId="716B3C4B" w:rsidR="0098430A" w:rsidRDefault="0098430A" w:rsidP="00ED5977">
      <w:r>
        <w:t>The feature_description.csv file contains the sensor data information for each Wind Farm. Here, the sensors from the dataset csv file are mapped to their information by the sensor_name. The file then provides a description of the sensor, the aggregation properties, the unit and if the sensor measures an angle or is a counter.</w:t>
      </w:r>
    </w:p>
    <w:p w14:paraId="42F1A440" w14:textId="24075306" w:rsidR="00925CC9" w:rsidRDefault="00925CC9" w:rsidP="00925CC9">
      <w:pPr>
        <w:jc w:val="center"/>
      </w:pPr>
      <w:r w:rsidRPr="00430FB5">
        <w:rPr>
          <w:noProof/>
        </w:rPr>
        <w:drawing>
          <wp:inline distT="0" distB="0" distL="0" distR="0" wp14:anchorId="4808CD05" wp14:editId="14AE095E">
            <wp:extent cx="3200423" cy="1838338"/>
            <wp:effectExtent l="0" t="0" r="0" b="9525"/>
            <wp:docPr id="889576307"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3660" name="Grafik 1" descr="Ein Bild, das Text, Screenshot, Schrift enthält.&#10;&#10;KI-generierte Inhalte können fehlerhaft sein."/>
                    <pic:cNvPicPr/>
                  </pic:nvPicPr>
                  <pic:blipFill>
                    <a:blip r:embed="rId33"/>
                    <a:stretch>
                      <a:fillRect/>
                    </a:stretch>
                  </pic:blipFill>
                  <pic:spPr>
                    <a:xfrm>
                      <a:off x="0" y="0"/>
                      <a:ext cx="3200423" cy="1838338"/>
                    </a:xfrm>
                    <a:prstGeom prst="rect">
                      <a:avLst/>
                    </a:prstGeom>
                  </pic:spPr>
                </pic:pic>
              </a:graphicData>
            </a:graphic>
          </wp:inline>
        </w:drawing>
      </w:r>
    </w:p>
    <w:p w14:paraId="04552DD9" w14:textId="143F8B46" w:rsidR="00925CC9" w:rsidRDefault="00925CC9" w:rsidP="00925CC9">
      <w:pPr>
        <w:pStyle w:val="Beschriftung"/>
      </w:pPr>
      <w:r>
        <w:lastRenderedPageBreak/>
        <w:t xml:space="preserve">Figure </w:t>
      </w:r>
      <w:r w:rsidR="00183A5D">
        <w:fldChar w:fldCharType="begin"/>
      </w:r>
      <w:r w:rsidR="00183A5D">
        <w:instrText xml:space="preserve"> SEQ Figure \* ARABIC </w:instrText>
      </w:r>
      <w:r w:rsidR="00183A5D">
        <w:fldChar w:fldCharType="separate"/>
      </w:r>
      <w:r w:rsidR="00CB7E4D">
        <w:rPr>
          <w:noProof/>
        </w:rPr>
        <w:t>14</w:t>
      </w:r>
      <w:r w:rsidR="00183A5D">
        <w:fldChar w:fldCharType="end"/>
      </w:r>
      <w:r>
        <w:t xml:space="preserve"> Example of a Sensor measurement from the Wind Farm B</w:t>
      </w:r>
      <w:r w:rsidR="0098430A">
        <w:t xml:space="preserve"> transformed into JSON format</w:t>
      </w:r>
    </w:p>
    <w:p w14:paraId="29F68E04" w14:textId="77777777" w:rsidR="00925CC9" w:rsidRDefault="00925CC9" w:rsidP="00ED5977"/>
    <w:p w14:paraId="2CDD7B6E" w14:textId="77777777" w:rsidR="00283DE7" w:rsidRDefault="00283DE7" w:rsidP="00283DE7"/>
    <w:p w14:paraId="294F6A02" w14:textId="77777777" w:rsidR="00283DE7" w:rsidRDefault="00283DE7" w:rsidP="00283DE7"/>
    <w:p w14:paraId="390AA6AA" w14:textId="7EAD6E56" w:rsidR="0007159D" w:rsidRDefault="00CB7E4D" w:rsidP="0007159D">
      <w:pPr>
        <w:pStyle w:val="berschriftenmitNummerierungEbene3"/>
      </w:pPr>
      <w:r>
        <w:t>Labels</w:t>
      </w:r>
    </w:p>
    <w:p w14:paraId="30E6D541" w14:textId="1FADF7C3" w:rsidR="00CB7E4D" w:rsidRDefault="00CB7E4D" w:rsidP="00CB7E4D">
      <w:r>
        <w:t xml:space="preserve">The data is labelled on </w:t>
      </w:r>
    </w:p>
    <w:p w14:paraId="22519879" w14:textId="75C950AE" w:rsidR="0007159D" w:rsidRDefault="0007159D" w:rsidP="0007159D">
      <w:pPr>
        <w:pStyle w:val="berschriftenmitNummerierungEbene3"/>
      </w:pPr>
      <w:r>
        <w:t>Suitability for Predictive Maintenance</w:t>
      </w:r>
    </w:p>
    <w:p w14:paraId="2296793A" w14:textId="1FEE6AA7" w:rsidR="0007159D" w:rsidRDefault="0007159D" w:rsidP="0007159D">
      <w:pPr>
        <w:pStyle w:val="berschriftenmitNummerierungEbene3"/>
        <w:numPr>
          <w:ilvl w:val="0"/>
          <w:numId w:val="0"/>
        </w:numPr>
      </w:pPr>
      <w:r>
        <w:t>3.3 Methods Compar</w:t>
      </w:r>
      <w:r w:rsidR="0098430A">
        <w:t>e</w:t>
      </w:r>
    </w:p>
    <w:p w14:paraId="7DC14807" w14:textId="040ED987" w:rsidR="0007159D" w:rsidRDefault="0007159D" w:rsidP="0007159D">
      <w:pPr>
        <w:pStyle w:val="berschriftenmitNummerierungEbene3"/>
        <w:numPr>
          <w:ilvl w:val="0"/>
          <w:numId w:val="0"/>
        </w:numPr>
      </w:pPr>
      <w:r>
        <w:t>SVM, RNN, CNN, etc…</w:t>
      </w:r>
    </w:p>
    <w:p w14:paraId="1293F221" w14:textId="68541B94" w:rsidR="000D0286" w:rsidRDefault="000D0286" w:rsidP="000D0286">
      <w:pPr>
        <w:pStyle w:val="berschriftenmitNummerierungEbene2"/>
      </w:pPr>
      <w:bookmarkStart w:id="40" w:name="_Toc190977194"/>
      <w:r>
        <w:t>Data Pr</w:t>
      </w:r>
      <w:r w:rsidR="00A53F40">
        <w:t>epro</w:t>
      </w:r>
      <w:r>
        <w:t>cessing</w:t>
      </w:r>
      <w:bookmarkEnd w:id="40"/>
    </w:p>
    <w:p w14:paraId="4E1FD7E7" w14:textId="664EB507" w:rsidR="00A53F40" w:rsidRDefault="00A53F40" w:rsidP="00A53F40">
      <w:r>
        <w:t>Preprocessing the data is very important to extract features</w:t>
      </w:r>
      <w:r w:rsidR="00F374E8">
        <w:t>…</w:t>
      </w:r>
    </w:p>
    <w:p w14:paraId="5926D371" w14:textId="4D51776E" w:rsidR="000D0286" w:rsidRPr="000D0286" w:rsidRDefault="000D0286" w:rsidP="000D0286">
      <w:pPr>
        <w:pStyle w:val="berschriftenmitNummerierungEbene2"/>
      </w:pPr>
      <w:bookmarkStart w:id="41" w:name="_Toc190977195"/>
      <w:r>
        <w:t>Modeling</w:t>
      </w:r>
      <w:bookmarkEnd w:id="41"/>
    </w:p>
    <w:p w14:paraId="28E7440F" w14:textId="5D6DBC93" w:rsidR="00CC6C0D" w:rsidRDefault="00CC6C0D" w:rsidP="00CC6C0D">
      <w:pPr>
        <w:pStyle w:val="berschrift1mitNummerierung"/>
        <w:rPr>
          <w:lang w:val="en-GB"/>
        </w:rPr>
      </w:pPr>
      <w:bookmarkStart w:id="42" w:name="_Toc190977196"/>
      <w:r w:rsidRPr="009B08D4">
        <w:rPr>
          <w:lang w:val="en-GB"/>
        </w:rPr>
        <w:t>Implementation</w:t>
      </w:r>
      <w:bookmarkEnd w:id="42"/>
    </w:p>
    <w:p w14:paraId="18D659CE" w14:textId="10AADCAC" w:rsidR="0007159D" w:rsidRDefault="0007159D" w:rsidP="0007159D">
      <w:pPr>
        <w:pStyle w:val="berschriftenmitNummerierungEbene2"/>
      </w:pPr>
      <w:r>
        <w:t>Description of the Goal</w:t>
      </w:r>
    </w:p>
    <w:p w14:paraId="2BAF336F" w14:textId="057D339D" w:rsidR="000D0286" w:rsidRDefault="000D0286" w:rsidP="000D0286">
      <w:pPr>
        <w:pStyle w:val="berschriftenmitNummerierungEbene2"/>
      </w:pPr>
      <w:bookmarkStart w:id="43" w:name="_Toc190977197"/>
      <w:r>
        <w:t>Python Programming</w:t>
      </w:r>
      <w:bookmarkEnd w:id="43"/>
    </w:p>
    <w:p w14:paraId="43AB9117" w14:textId="614821F0" w:rsidR="0007159D" w:rsidRDefault="0007159D" w:rsidP="0007159D">
      <w:pPr>
        <w:pStyle w:val="berschriftenmitNummerierungEbene3"/>
      </w:pPr>
      <w:r>
        <w:t>Data Preprocessing</w:t>
      </w:r>
    </w:p>
    <w:p w14:paraId="719600B7" w14:textId="38120D66" w:rsidR="0007159D" w:rsidRDefault="0007159D" w:rsidP="0007159D">
      <w:pPr>
        <w:pStyle w:val="berschriftenmitNummerierungEbene3"/>
      </w:pPr>
      <w:r>
        <w:t>Data Visualization</w:t>
      </w:r>
    </w:p>
    <w:p w14:paraId="1C246101" w14:textId="70483E50" w:rsidR="0007159D" w:rsidRPr="0007159D" w:rsidRDefault="0007159D" w:rsidP="0007159D">
      <w:pPr>
        <w:pStyle w:val="berschriftenmitNummerierungEbene3"/>
        <w:rPr>
          <w:lang w:val="en-GB"/>
        </w:rPr>
      </w:pPr>
      <w:r w:rsidRPr="0007159D">
        <w:rPr>
          <w:lang w:val="en-GB"/>
        </w:rPr>
        <w:t>Modeling the Machine Learning T</w:t>
      </w:r>
      <w:r>
        <w:rPr>
          <w:lang w:val="en-GB"/>
        </w:rPr>
        <w:t>asks</w:t>
      </w:r>
    </w:p>
    <w:p w14:paraId="5A590AC8" w14:textId="45AF147F" w:rsidR="00A53F40" w:rsidRDefault="00A53F40" w:rsidP="00A53F40">
      <w:r>
        <w:t>The code from this bachelors thesis will be available</w:t>
      </w:r>
    </w:p>
    <w:p w14:paraId="5F13C7A2" w14:textId="5EA16012" w:rsidR="000D0286" w:rsidRPr="009B08D4" w:rsidRDefault="000D0286" w:rsidP="0007159D">
      <w:pPr>
        <w:pStyle w:val="berschrift1mitNummerierung"/>
      </w:pPr>
      <w:bookmarkStart w:id="44" w:name="_Toc190977198"/>
      <w:r>
        <w:t>Results</w:t>
      </w:r>
      <w:bookmarkEnd w:id="44"/>
    </w:p>
    <w:p w14:paraId="30CBFF04" w14:textId="65C17525" w:rsidR="00CC6C0D" w:rsidRPr="009B08D4" w:rsidRDefault="00CC6C0D" w:rsidP="00CC6C0D">
      <w:pPr>
        <w:pStyle w:val="berschrift1mitNummerierung"/>
        <w:rPr>
          <w:lang w:val="en-GB"/>
        </w:rPr>
      </w:pPr>
      <w:bookmarkStart w:id="45" w:name="_Toc190977199"/>
      <w:r w:rsidRPr="009B08D4">
        <w:rPr>
          <w:lang w:val="en-GB"/>
        </w:rPr>
        <w:t>Discussion</w:t>
      </w:r>
      <w:bookmarkEnd w:id="45"/>
    </w:p>
    <w:p w14:paraId="312DCCD6" w14:textId="03318572" w:rsidR="00CC6C0D" w:rsidRPr="009B08D4" w:rsidRDefault="00CC6C0D" w:rsidP="00CC6C0D">
      <w:pPr>
        <w:pStyle w:val="berschrift1mitNummerierung"/>
        <w:rPr>
          <w:lang w:val="en-GB"/>
        </w:rPr>
      </w:pPr>
      <w:bookmarkStart w:id="46" w:name="_Toc190977200"/>
      <w:r w:rsidRPr="009B08D4">
        <w:rPr>
          <w:lang w:val="en-GB"/>
        </w:rPr>
        <w:t>Conclusion</w:t>
      </w:r>
      <w:bookmarkEnd w:id="46"/>
    </w:p>
    <w:p w14:paraId="5F97EE25" w14:textId="77777777" w:rsidR="00CC6C0D" w:rsidRPr="00CC6C0D" w:rsidRDefault="00CC6C0D" w:rsidP="00A26203"/>
    <w:p w14:paraId="3D68C93C" w14:textId="77777777" w:rsidR="00A26203" w:rsidRPr="00CC6C0D" w:rsidRDefault="00A26203">
      <w:pPr>
        <w:spacing w:after="120" w:line="240" w:lineRule="auto"/>
        <w:contextualSpacing w:val="0"/>
        <w:jc w:val="left"/>
        <w:rPr>
          <w:rFonts w:eastAsiaTheme="majorEastAsia" w:cs="Times New Roman"/>
          <w:b/>
          <w:sz w:val="36"/>
          <w:szCs w:val="34"/>
        </w:rPr>
      </w:pPr>
      <w:r w:rsidRPr="00CC6C0D">
        <w:lastRenderedPageBreak/>
        <w:br w:type="page"/>
      </w:r>
    </w:p>
    <w:p w14:paraId="77FCDA76" w14:textId="77777777" w:rsidR="00A157C3" w:rsidRPr="00CC6C0D" w:rsidRDefault="00343D6E" w:rsidP="002B4CEF">
      <w:pPr>
        <w:pStyle w:val="berschrift1mitNummerierung"/>
        <w:numPr>
          <w:ilvl w:val="0"/>
          <w:numId w:val="0"/>
        </w:numPr>
        <w:ind w:left="737" w:hanging="737"/>
        <w:rPr>
          <w:lang w:val="en-GB"/>
        </w:rPr>
      </w:pPr>
      <w:bookmarkStart w:id="47" w:name="_Toc190977201"/>
      <w:r w:rsidRPr="00CC6C0D">
        <w:rPr>
          <w:lang w:val="en-GB"/>
        </w:rPr>
        <w:lastRenderedPageBreak/>
        <w:t>Anhang</w:t>
      </w:r>
      <w:r w:rsidR="00A157C3" w:rsidRPr="00CC6C0D">
        <w:rPr>
          <w:lang w:val="en-GB"/>
        </w:rPr>
        <w:t xml:space="preserve"> (bei Bedarf)</w:t>
      </w:r>
      <w:bookmarkEnd w:id="47"/>
    </w:p>
    <w:p w14:paraId="3A55CEA3" w14:textId="77777777" w:rsidR="00D84D4A" w:rsidRPr="000D0286" w:rsidRDefault="00782CD6" w:rsidP="00D84D4A">
      <w:pPr>
        <w:rPr>
          <w:lang w:val="de-DE"/>
        </w:rPr>
      </w:pPr>
      <w:r w:rsidRPr="000D0286">
        <w:rPr>
          <w:lang w:val="de-DE"/>
        </w:rPr>
        <w:t xml:space="preserve">An dieser Stelle </w:t>
      </w:r>
      <w:r w:rsidRPr="000D0286">
        <w:rPr>
          <w:b/>
          <w:u w:val="single"/>
          <w:lang w:val="de-DE"/>
        </w:rPr>
        <w:t>KÖNNEN!</w:t>
      </w:r>
      <w:r w:rsidRPr="000D0286">
        <w:rPr>
          <w:lang w:val="de-DE"/>
        </w:rPr>
        <w:t xml:space="preserve"> verschiedene Anhänge erfolgen, sofern angebracht.</w:t>
      </w:r>
    </w:p>
    <w:p w14:paraId="08E5211B" w14:textId="77777777" w:rsidR="00D84D4A" w:rsidRPr="00CC6C0D" w:rsidRDefault="00A26203" w:rsidP="00E54843">
      <w:pPr>
        <w:pStyle w:val="Anhang-berschriften"/>
      </w:pPr>
      <w:bookmarkStart w:id="48" w:name="_Toc190977202"/>
      <w:r w:rsidRPr="00CC6C0D">
        <w:t>Überschrift1</w:t>
      </w:r>
      <w:bookmarkEnd w:id="48"/>
    </w:p>
    <w:p w14:paraId="5933ACC6" w14:textId="77777777" w:rsidR="004E49A1" w:rsidRPr="00CC6C0D" w:rsidRDefault="00A26203" w:rsidP="004E49A1">
      <w:r w:rsidRPr="00CC6C0D">
        <w:t>Hier steht Text</w:t>
      </w:r>
      <w:r w:rsidR="00F40599" w:rsidRPr="00CC6C0D">
        <w:t>.</w:t>
      </w:r>
    </w:p>
    <w:p w14:paraId="2E7808F7" w14:textId="77777777" w:rsidR="00D84D4A" w:rsidRPr="00CC6C0D" w:rsidRDefault="00A26203" w:rsidP="00E54843">
      <w:pPr>
        <w:pStyle w:val="Anhang-berschriften"/>
      </w:pPr>
      <w:bookmarkStart w:id="49" w:name="_Toc190977203"/>
      <w:r w:rsidRPr="00CC6C0D">
        <w:t>Überschrift1</w:t>
      </w:r>
      <w:bookmarkEnd w:id="49"/>
    </w:p>
    <w:p w14:paraId="4DFCA7D3" w14:textId="091026DA" w:rsidR="00BC203D" w:rsidRPr="00CC6C0D" w:rsidRDefault="00A26203" w:rsidP="00D84D4A">
      <w:r w:rsidRPr="00CC6C0D">
        <w:t>Hier steht Text.</w:t>
      </w:r>
    </w:p>
    <w:p w14:paraId="4BAF3A02" w14:textId="77777777" w:rsidR="00BC203D" w:rsidRPr="00CC6C0D" w:rsidRDefault="00BC203D">
      <w:pPr>
        <w:spacing w:after="120" w:line="240" w:lineRule="auto"/>
        <w:contextualSpacing w:val="0"/>
        <w:jc w:val="left"/>
      </w:pPr>
      <w:r w:rsidRPr="00CC6C0D">
        <w:br w:type="page"/>
      </w:r>
    </w:p>
    <w:p w14:paraId="5F598A01" w14:textId="77777777" w:rsidR="00D84D4A" w:rsidRPr="00CC6C0D" w:rsidRDefault="00D84D4A" w:rsidP="00D84D4A">
      <w:pPr>
        <w:sectPr w:rsidR="00D84D4A" w:rsidRPr="00CC6C0D" w:rsidSect="00912EAD">
          <w:headerReference w:type="default" r:id="rId34"/>
          <w:pgSz w:w="11906" w:h="16838"/>
          <w:pgMar w:top="1417" w:right="1417" w:bottom="1134" w:left="1417" w:header="850" w:footer="708" w:gutter="0"/>
          <w:cols w:space="708"/>
          <w:docGrid w:linePitch="360"/>
        </w:sectPr>
      </w:pPr>
    </w:p>
    <w:bookmarkStart w:id="50" w:name="_Toc190977204" w:displacedByCustomXml="next"/>
    <w:sdt>
      <w:sdtPr>
        <w:rPr>
          <w:rFonts w:ascii="Times New Roman" w:eastAsiaTheme="minorEastAsia" w:hAnsi="Times New Roman" w:cstheme="minorBidi"/>
          <w:color w:val="auto"/>
          <w:sz w:val="22"/>
          <w:szCs w:val="22"/>
        </w:rPr>
        <w:id w:val="-575204344"/>
        <w:docPartObj>
          <w:docPartGallery w:val="Bibliographies"/>
          <w:docPartUnique/>
        </w:docPartObj>
      </w:sdtPr>
      <w:sdtContent>
        <w:p w14:paraId="70BF170D" w14:textId="77777777" w:rsidR="00A16FE4" w:rsidRPr="00CC6C0D" w:rsidRDefault="00A16FE4">
          <w:pPr>
            <w:pStyle w:val="berschrift1"/>
            <w:rPr>
              <w:rStyle w:val="berschrift1ohneNummerierungZchn"/>
              <w:color w:val="auto"/>
            </w:rPr>
          </w:pPr>
          <w:r w:rsidRPr="00CC6C0D">
            <w:rPr>
              <w:rStyle w:val="berschrift1ohneNummerierungZchn"/>
              <w:color w:val="auto"/>
            </w:rPr>
            <w:t>Literaturverzeichnis</w:t>
          </w:r>
          <w:bookmarkEnd w:id="50"/>
        </w:p>
        <w:sdt>
          <w:sdtPr>
            <w:id w:val="111145805"/>
            <w:bibliography/>
          </w:sdtPr>
          <w:sdtContent>
            <w:p w14:paraId="5D2314D1" w14:textId="77777777" w:rsidR="000118B3" w:rsidRDefault="00A16FE4" w:rsidP="000118B3">
              <w:pPr>
                <w:pStyle w:val="Literaturverzeichnis"/>
                <w:ind w:left="720" w:hanging="720"/>
                <w:rPr>
                  <w:noProof/>
                  <w:sz w:val="24"/>
                  <w:szCs w:val="24"/>
                </w:rPr>
              </w:pPr>
              <w:r w:rsidRPr="00CC6C0D">
                <w:fldChar w:fldCharType="begin"/>
              </w:r>
              <w:r w:rsidRPr="00CC6C0D">
                <w:instrText>BIBLIOGRAPHY</w:instrText>
              </w:r>
              <w:r w:rsidRPr="00CC6C0D">
                <w:fldChar w:fldCharType="separate"/>
              </w:r>
              <w:r w:rsidR="000118B3">
                <w:rPr>
                  <w:noProof/>
                </w:rPr>
                <w:t xml:space="preserve">Lastname1, F., Lastname2, F., &amp; Lastname3, F. (2018). </w:t>
              </w:r>
              <w:r w:rsidR="000118B3">
                <w:rPr>
                  <w:i/>
                  <w:iCs/>
                  <w:noProof/>
                </w:rPr>
                <w:t>The title.</w:t>
              </w:r>
              <w:r w:rsidR="000118B3">
                <w:rPr>
                  <w:noProof/>
                </w:rPr>
                <w:t xml:space="preserve"> The address: The publisher.</w:t>
              </w:r>
            </w:p>
            <w:p w14:paraId="6874C6F4" w14:textId="77777777" w:rsidR="00A16FE4" w:rsidRPr="00CC6C0D" w:rsidRDefault="00A16FE4" w:rsidP="000118B3">
              <w:r w:rsidRPr="00CC6C0D">
                <w:rPr>
                  <w:b/>
                  <w:bCs/>
                </w:rPr>
                <w:fldChar w:fldCharType="end"/>
              </w:r>
            </w:p>
          </w:sdtContent>
        </w:sdt>
      </w:sdtContent>
    </w:sdt>
    <w:p w14:paraId="63015B7A" w14:textId="77777777" w:rsidR="006B1426" w:rsidRPr="00CC6C0D" w:rsidRDefault="006B1426" w:rsidP="00BE3540"/>
    <w:p w14:paraId="3C151B45" w14:textId="77777777" w:rsidR="00DD472D" w:rsidRPr="00DD472D" w:rsidRDefault="000118B3" w:rsidP="00DD472D">
      <w:pPr>
        <w:pStyle w:val="Literaturverzeichnis"/>
        <w:rPr>
          <w:rFonts w:cs="Times New Roman"/>
          <w:lang w:val="de-DE"/>
        </w:rPr>
      </w:pPr>
      <w:r>
        <w:fldChar w:fldCharType="begin"/>
      </w:r>
      <w:r w:rsidR="00C62BBD">
        <w:rPr>
          <w:lang w:val="de-DE"/>
        </w:rPr>
        <w:instrText xml:space="preserve"> ADDIN ZOTERO_BIBL {"uncited":[],"omitted":[],"custom":[]} CSL_BIBLIOGRAPHY </w:instrText>
      </w:r>
      <w:r>
        <w:fldChar w:fldCharType="separate"/>
      </w:r>
      <w:r w:rsidR="00DD472D" w:rsidRPr="00DD472D">
        <w:rPr>
          <w:rFonts w:cs="Times New Roman"/>
          <w:lang w:val="de-DE"/>
        </w:rPr>
        <w:t>[1]</w:t>
      </w:r>
      <w:r w:rsidR="00DD472D" w:rsidRPr="00DD472D">
        <w:rPr>
          <w:rFonts w:cs="Times New Roman"/>
          <w:lang w:val="de-DE"/>
        </w:rPr>
        <w:tab/>
        <w:t>„Europe – Countries &amp; Regions“, IEA. Zugegriffen: 8. Februar 2025. [Online]. Verfügbar unter: https://www.iea.org/regions/europe/efficiency-demand</w:t>
      </w:r>
    </w:p>
    <w:p w14:paraId="10C4005C" w14:textId="77777777" w:rsidR="00DD472D" w:rsidRPr="00DD472D" w:rsidRDefault="00DD472D" w:rsidP="00DD472D">
      <w:pPr>
        <w:pStyle w:val="Literaturverzeichnis"/>
        <w:rPr>
          <w:rFonts w:cs="Times New Roman"/>
          <w:lang w:val="de-DE"/>
        </w:rPr>
      </w:pPr>
      <w:r w:rsidRPr="00DD472D">
        <w:rPr>
          <w:rFonts w:cs="Times New Roman"/>
          <w:lang w:val="de-DE"/>
        </w:rPr>
        <w:t>[2]</w:t>
      </w:r>
      <w:r w:rsidRPr="00DD472D">
        <w:rPr>
          <w:rFonts w:cs="Times New Roman"/>
          <w:lang w:val="de-DE"/>
        </w:rPr>
        <w:tab/>
        <w:t>„Renewable energy statistics“. Zugegriffen: 10. Februar 2025. [Online]. Verfügbar unter: https://ec.europa.eu/eurostat/statistics-explained/index.php?title=Renewable_energy_statistics</w:t>
      </w:r>
    </w:p>
    <w:p w14:paraId="4A4E782D" w14:textId="77777777" w:rsidR="00DD472D" w:rsidRPr="00DD472D" w:rsidRDefault="00DD472D" w:rsidP="00DD472D">
      <w:pPr>
        <w:pStyle w:val="Literaturverzeichnis"/>
        <w:rPr>
          <w:rFonts w:cs="Times New Roman"/>
          <w:lang w:val="de-DE"/>
        </w:rPr>
      </w:pPr>
      <w:r w:rsidRPr="00DD472D">
        <w:rPr>
          <w:rFonts w:cs="Times New Roman"/>
        </w:rPr>
        <w:t>[3]</w:t>
      </w:r>
      <w:r w:rsidRPr="00DD472D">
        <w:rPr>
          <w:rFonts w:cs="Times New Roman"/>
        </w:rPr>
        <w:tab/>
        <w:t xml:space="preserve">„Wind energy in Europe: 2023 Statistics and the outlook for 2024-2030“, WindEurope. </w:t>
      </w:r>
      <w:r w:rsidRPr="00DD472D">
        <w:rPr>
          <w:rFonts w:cs="Times New Roman"/>
          <w:lang w:val="de-DE"/>
        </w:rPr>
        <w:t>Zugegriffen: 18. Februar 2025. [Online]. Verfügbar unter: https://windeurope.org/intelligence-platform/product/wind-energy-in-europe-2023-statistics-and-the-outlook-for-2024-2030/</w:t>
      </w:r>
    </w:p>
    <w:p w14:paraId="3F653D60" w14:textId="77777777" w:rsidR="00DD472D" w:rsidRPr="00DD472D" w:rsidRDefault="00DD472D" w:rsidP="00DD472D">
      <w:pPr>
        <w:pStyle w:val="Literaturverzeichnis"/>
        <w:rPr>
          <w:rFonts w:cs="Times New Roman"/>
          <w:lang w:val="de-DE"/>
        </w:rPr>
      </w:pPr>
      <w:r w:rsidRPr="00DD472D">
        <w:rPr>
          <w:rFonts w:cs="Times New Roman"/>
        </w:rPr>
        <w:t>[4]</w:t>
      </w:r>
      <w:r w:rsidRPr="00DD472D">
        <w:rPr>
          <w:rFonts w:cs="Times New Roman"/>
        </w:rPr>
        <w:tab/>
        <w:t xml:space="preserve">„Advantages and Challenges of Wind Energy“, Energy.gov. Zugegriffen: 18. </w:t>
      </w:r>
      <w:r w:rsidRPr="00DD472D">
        <w:rPr>
          <w:rFonts w:cs="Times New Roman"/>
          <w:lang w:val="de-DE"/>
        </w:rPr>
        <w:t>Februar 2025. [Online]. Verfügbar unter: https://www.energy.gov/eere/wind/advantages-and-challenges-wind-energy</w:t>
      </w:r>
    </w:p>
    <w:p w14:paraId="29F05C5A" w14:textId="77777777" w:rsidR="00DD472D" w:rsidRPr="00DD472D" w:rsidRDefault="00DD472D" w:rsidP="00DD472D">
      <w:pPr>
        <w:pStyle w:val="Literaturverzeichnis"/>
        <w:rPr>
          <w:rFonts w:cs="Times New Roman"/>
        </w:rPr>
      </w:pPr>
      <w:r w:rsidRPr="00DD472D">
        <w:rPr>
          <w:rFonts w:cs="Times New Roman"/>
        </w:rPr>
        <w:t>[5]</w:t>
      </w:r>
      <w:r w:rsidRPr="00DD472D">
        <w:rPr>
          <w:rFonts w:cs="Times New Roman"/>
        </w:rPr>
        <w:tab/>
        <w:t xml:space="preserve">S. Y. Oh </w:t>
      </w:r>
      <w:r w:rsidRPr="00DD472D">
        <w:rPr>
          <w:rFonts w:cs="Times New Roman"/>
          <w:i/>
          <w:iCs/>
        </w:rPr>
        <w:t>u. a.</w:t>
      </w:r>
      <w:r w:rsidRPr="00DD472D">
        <w:rPr>
          <w:rFonts w:cs="Times New Roman"/>
        </w:rPr>
        <w:t xml:space="preserve">, „Condition-based maintenance of wind turbine structures: A state-of-the-art review“, </w:t>
      </w:r>
      <w:r w:rsidRPr="00DD472D">
        <w:rPr>
          <w:rFonts w:cs="Times New Roman"/>
          <w:i/>
          <w:iCs/>
        </w:rPr>
        <w:t>Renew. Sustain. Energy Rev.</w:t>
      </w:r>
      <w:r w:rsidRPr="00DD472D">
        <w:rPr>
          <w:rFonts w:cs="Times New Roman"/>
        </w:rPr>
        <w:t>, Bd. 204, S. 114799, Okt. 2024, doi: 10.1016/j.rser.2024.114799.</w:t>
      </w:r>
    </w:p>
    <w:p w14:paraId="05139F52" w14:textId="77777777" w:rsidR="00DD472D" w:rsidRPr="00DD472D" w:rsidRDefault="00DD472D" w:rsidP="00DD472D">
      <w:pPr>
        <w:pStyle w:val="Literaturverzeichnis"/>
        <w:rPr>
          <w:rFonts w:cs="Times New Roman"/>
        </w:rPr>
      </w:pPr>
      <w:r w:rsidRPr="00DD472D">
        <w:rPr>
          <w:rFonts w:cs="Times New Roman"/>
        </w:rPr>
        <w:t>[6]</w:t>
      </w:r>
      <w:r w:rsidRPr="00DD472D">
        <w:rPr>
          <w:rFonts w:cs="Times New Roman"/>
        </w:rPr>
        <w:tab/>
        <w:t xml:space="preserve">Z. Jiang, W. Hu, W. Dong, Z. Gao, und Z. Ren, „Structural Reliability Analysis of Wind Turbines: A Review“, </w:t>
      </w:r>
      <w:r w:rsidRPr="00DD472D">
        <w:rPr>
          <w:rFonts w:cs="Times New Roman"/>
          <w:i/>
          <w:iCs/>
        </w:rPr>
        <w:t>Energies</w:t>
      </w:r>
      <w:r w:rsidRPr="00DD472D">
        <w:rPr>
          <w:rFonts w:cs="Times New Roman"/>
        </w:rPr>
        <w:t>, Bd. 10, Nr. 12, Art. Nr. 12, Dez. 2017, doi: 10.3390/en10122099.</w:t>
      </w:r>
    </w:p>
    <w:p w14:paraId="5CD3D039" w14:textId="77777777" w:rsidR="00DD472D" w:rsidRPr="00DD472D" w:rsidRDefault="00DD472D" w:rsidP="00DD472D">
      <w:pPr>
        <w:pStyle w:val="Literaturverzeichnis"/>
        <w:rPr>
          <w:rFonts w:cs="Times New Roman"/>
          <w:lang w:val="de-DE"/>
        </w:rPr>
      </w:pPr>
      <w:r w:rsidRPr="00DD472D">
        <w:rPr>
          <w:rFonts w:cs="Times New Roman"/>
        </w:rPr>
        <w:t>[7]</w:t>
      </w:r>
      <w:r w:rsidRPr="00DD472D">
        <w:rPr>
          <w:rFonts w:cs="Times New Roman"/>
        </w:rPr>
        <w:tab/>
        <w:t xml:space="preserve">„Fault Tree Analysis for Reliability Analysis of Wind Turbines Considering the Imperfect Repair Effect“, ResearchGate. </w:t>
      </w:r>
      <w:r w:rsidRPr="00DD472D">
        <w:rPr>
          <w:rFonts w:cs="Times New Roman"/>
          <w:lang w:val="de-DE"/>
        </w:rPr>
        <w:t>Zugegriffen: 18. Februar 2025. [Online]. Verfügbar unter: https://www.researchgate.net/publication/373265732_Fault_Tree_Analysis_for_Reliability_Analysis_of_Wind_Turbines_Considering_the_Imperfect_Repair_Effect</w:t>
      </w:r>
    </w:p>
    <w:p w14:paraId="44E806D4" w14:textId="77777777" w:rsidR="00DD472D" w:rsidRPr="00DD472D" w:rsidRDefault="00DD472D" w:rsidP="00DD472D">
      <w:pPr>
        <w:pStyle w:val="Literaturverzeichnis"/>
        <w:rPr>
          <w:rFonts w:cs="Times New Roman"/>
        </w:rPr>
      </w:pPr>
      <w:r w:rsidRPr="00DD472D">
        <w:rPr>
          <w:rFonts w:cs="Times New Roman"/>
        </w:rPr>
        <w:t>[8]</w:t>
      </w:r>
      <w:r w:rsidRPr="00DD472D">
        <w:rPr>
          <w:rFonts w:cs="Times New Roman"/>
        </w:rPr>
        <w:tab/>
        <w:t xml:space="preserve">F. P. García Márquez, A. M. Tobias, J. M. Pinar Pérez, und M. Papaelias, „Condition monitoring of wind turbines: Techniques and methods“, </w:t>
      </w:r>
      <w:r w:rsidRPr="00DD472D">
        <w:rPr>
          <w:rFonts w:cs="Times New Roman"/>
          <w:i/>
          <w:iCs/>
        </w:rPr>
        <w:t>Renew. Energy</w:t>
      </w:r>
      <w:r w:rsidRPr="00DD472D">
        <w:rPr>
          <w:rFonts w:cs="Times New Roman"/>
        </w:rPr>
        <w:t>, Bd. 46, S. 169–178, Okt. 2012, doi: 10.1016/j.renene.2012.03.003.</w:t>
      </w:r>
    </w:p>
    <w:p w14:paraId="145AD0FB" w14:textId="77777777" w:rsidR="00DD472D" w:rsidRPr="00DD472D" w:rsidRDefault="00DD472D" w:rsidP="00DD472D">
      <w:pPr>
        <w:pStyle w:val="Literaturverzeichnis"/>
        <w:rPr>
          <w:rFonts w:cs="Times New Roman"/>
          <w:lang w:val="de-DE"/>
        </w:rPr>
      </w:pPr>
      <w:r w:rsidRPr="00DD472D">
        <w:rPr>
          <w:rFonts w:cs="Times New Roman"/>
        </w:rPr>
        <w:t>[9]</w:t>
      </w:r>
      <w:r w:rsidRPr="00DD472D">
        <w:rPr>
          <w:rFonts w:cs="Times New Roman"/>
        </w:rPr>
        <w:tab/>
        <w:t xml:space="preserve">„SCADA-Data Analysis for Condition Monitoring of Wind Turbines“. </w:t>
      </w:r>
      <w:r w:rsidRPr="00DD472D">
        <w:rPr>
          <w:rFonts w:cs="Times New Roman"/>
          <w:lang w:val="de-DE"/>
        </w:rPr>
        <w:t>Zugegriffen: 12. Februar 2025. [Online]. Verfügbar unter: https://odr.chalmers.se/items/29868d17-ad35-4b2f-9a9c-0fab8557af50</w:t>
      </w:r>
    </w:p>
    <w:p w14:paraId="7B0FD81D" w14:textId="77777777" w:rsidR="00DD472D" w:rsidRPr="00DD472D" w:rsidRDefault="00DD472D" w:rsidP="00DD472D">
      <w:pPr>
        <w:pStyle w:val="Literaturverzeichnis"/>
        <w:rPr>
          <w:rFonts w:cs="Times New Roman"/>
        </w:rPr>
      </w:pPr>
      <w:r w:rsidRPr="00DD472D">
        <w:rPr>
          <w:rFonts w:cs="Times New Roman"/>
        </w:rPr>
        <w:t>[10]</w:t>
      </w:r>
      <w:r w:rsidRPr="00DD472D">
        <w:rPr>
          <w:rFonts w:cs="Times New Roman"/>
        </w:rPr>
        <w:tab/>
        <w:t xml:space="preserve">R. A. da F. Santiago </w:t>
      </w:r>
      <w:r w:rsidRPr="00DD472D">
        <w:rPr>
          <w:rFonts w:cs="Times New Roman"/>
          <w:i/>
          <w:iCs/>
        </w:rPr>
        <w:t>u. a.</w:t>
      </w:r>
      <w:r w:rsidRPr="00DD472D">
        <w:rPr>
          <w:rFonts w:cs="Times New Roman"/>
        </w:rPr>
        <w:t xml:space="preserve">, „Data-Driven Models Applied to Predictive and Prescriptive Maintenance of Wind Turbine: A Systematic Review of Approaches Based on Failure Detection, Diagnosis, and Prognosis“, </w:t>
      </w:r>
      <w:r w:rsidRPr="00DD472D">
        <w:rPr>
          <w:rFonts w:cs="Times New Roman"/>
          <w:i/>
          <w:iCs/>
        </w:rPr>
        <w:t>Energies</w:t>
      </w:r>
      <w:r w:rsidRPr="00DD472D">
        <w:rPr>
          <w:rFonts w:cs="Times New Roman"/>
        </w:rPr>
        <w:t>, Bd. 17, Nr. 5, Art. Nr. 5, Jan. 2024, doi: 10.3390/en17051010.</w:t>
      </w:r>
    </w:p>
    <w:p w14:paraId="29E2D3D0" w14:textId="77777777" w:rsidR="00DD472D" w:rsidRPr="00DD472D" w:rsidRDefault="00DD472D" w:rsidP="00DD472D">
      <w:pPr>
        <w:pStyle w:val="Literaturverzeichnis"/>
        <w:rPr>
          <w:rFonts w:cs="Times New Roman"/>
        </w:rPr>
      </w:pPr>
      <w:r w:rsidRPr="00DD472D">
        <w:rPr>
          <w:rFonts w:cs="Times New Roman"/>
        </w:rPr>
        <w:t>[11]</w:t>
      </w:r>
      <w:r w:rsidRPr="00DD472D">
        <w:rPr>
          <w:rFonts w:cs="Times New Roman"/>
        </w:rPr>
        <w:tab/>
        <w:t xml:space="preserve">B. Roscher und R. Schelenz, „Usability of SCADA as predictive maintenance for wind turbines“, </w:t>
      </w:r>
      <w:r w:rsidRPr="00DD472D">
        <w:rPr>
          <w:rFonts w:cs="Times New Roman"/>
          <w:i/>
          <w:iCs/>
        </w:rPr>
        <w:t>Forsch. Im Ingenieurwesen</w:t>
      </w:r>
      <w:r w:rsidRPr="00DD472D">
        <w:rPr>
          <w:rFonts w:cs="Times New Roman"/>
        </w:rPr>
        <w:t>, Bd. 85, Nr. 2, S. 173–180, Juni 2021, doi: 10.1007/s10010-021-00454-1.</w:t>
      </w:r>
    </w:p>
    <w:p w14:paraId="7DE48F07" w14:textId="77777777" w:rsidR="00DD472D" w:rsidRPr="00DD472D" w:rsidRDefault="00DD472D" w:rsidP="00DD472D">
      <w:pPr>
        <w:pStyle w:val="Literaturverzeichnis"/>
        <w:rPr>
          <w:rFonts w:cs="Times New Roman"/>
        </w:rPr>
      </w:pPr>
      <w:r w:rsidRPr="00DD472D">
        <w:rPr>
          <w:rFonts w:cs="Times New Roman"/>
        </w:rPr>
        <w:t>[12]</w:t>
      </w:r>
      <w:r w:rsidRPr="00DD472D">
        <w:rPr>
          <w:rFonts w:cs="Times New Roman"/>
        </w:rPr>
        <w:tab/>
        <w:t xml:space="preserve">H. Chen, H. Liu, X. Chu, Q. Liu, und D. Xue, „Anomaly detection and critical SCADA parameters identification for wind turbines based on LSTM-AE neural network“, </w:t>
      </w:r>
      <w:r w:rsidRPr="00DD472D">
        <w:rPr>
          <w:rFonts w:cs="Times New Roman"/>
          <w:i/>
          <w:iCs/>
        </w:rPr>
        <w:t>Renew. Energy</w:t>
      </w:r>
      <w:r w:rsidRPr="00DD472D">
        <w:rPr>
          <w:rFonts w:cs="Times New Roman"/>
        </w:rPr>
        <w:t>, Bd. 172, S. 829–840, Juli 2021, doi: 10.1016/j.renene.2021.03.078.</w:t>
      </w:r>
    </w:p>
    <w:p w14:paraId="444FEFC9" w14:textId="77777777" w:rsidR="00DD472D" w:rsidRPr="00DD472D" w:rsidRDefault="00DD472D" w:rsidP="00DD472D">
      <w:pPr>
        <w:pStyle w:val="Literaturverzeichnis"/>
        <w:rPr>
          <w:rFonts w:cs="Times New Roman"/>
        </w:rPr>
      </w:pPr>
      <w:r w:rsidRPr="00DD472D">
        <w:rPr>
          <w:rFonts w:cs="Times New Roman"/>
        </w:rPr>
        <w:t>[13]</w:t>
      </w:r>
      <w:r w:rsidRPr="00DD472D">
        <w:rPr>
          <w:rFonts w:cs="Times New Roman"/>
        </w:rPr>
        <w:tab/>
        <w:t xml:space="preserve">K. Abid, M. Sayed Mouchaweh, und L. Cornez, „Fault Prognostics for the Predictive Maintenance of Wind Turbines: State of the Art“, in </w:t>
      </w:r>
      <w:r w:rsidRPr="00DD472D">
        <w:rPr>
          <w:rFonts w:cs="Times New Roman"/>
          <w:i/>
          <w:iCs/>
        </w:rPr>
        <w:t>ECML PKDD 2018 Workshops</w:t>
      </w:r>
      <w:r w:rsidRPr="00DD472D">
        <w:rPr>
          <w:rFonts w:cs="Times New Roman"/>
        </w:rPr>
        <w:t>, A. Monreale, C. Alzate, M. Kamp, Y. Krishnamurthy, D. Paurat, M. Sayed-Mouchaweh, A. Bifet, J. Gama, und R. P. Ribeiro, Hrsg., Cham: Springer International Publishing, 2019, S. 113–125. doi: 10.1007/978-3-030-14880-5_10.</w:t>
      </w:r>
    </w:p>
    <w:p w14:paraId="49AECFC1" w14:textId="77777777" w:rsidR="00DD472D" w:rsidRPr="00DD472D" w:rsidRDefault="00DD472D" w:rsidP="00DD472D">
      <w:pPr>
        <w:pStyle w:val="Literaturverzeichnis"/>
        <w:rPr>
          <w:rFonts w:cs="Times New Roman"/>
        </w:rPr>
      </w:pPr>
      <w:r w:rsidRPr="00DD472D">
        <w:rPr>
          <w:rFonts w:cs="Times New Roman"/>
        </w:rPr>
        <w:t>[14]</w:t>
      </w:r>
      <w:r w:rsidRPr="00DD472D">
        <w:rPr>
          <w:rFonts w:cs="Times New Roman"/>
        </w:rPr>
        <w:tab/>
        <w:t xml:space="preserve">M.-A. Lutz </w:t>
      </w:r>
      <w:r w:rsidRPr="00DD472D">
        <w:rPr>
          <w:rFonts w:cs="Times New Roman"/>
          <w:i/>
          <w:iCs/>
        </w:rPr>
        <w:t>u. a.</w:t>
      </w:r>
      <w:r w:rsidRPr="00DD472D">
        <w:rPr>
          <w:rFonts w:cs="Times New Roman"/>
        </w:rPr>
        <w:t xml:space="preserve">, „Evaluation of Anomaly Detection of an Autoencoder Based on Maintenace Information and Scada-Data“, </w:t>
      </w:r>
      <w:r w:rsidRPr="00DD472D">
        <w:rPr>
          <w:rFonts w:cs="Times New Roman"/>
          <w:i/>
          <w:iCs/>
        </w:rPr>
        <w:t>Energies</w:t>
      </w:r>
      <w:r w:rsidRPr="00DD472D">
        <w:rPr>
          <w:rFonts w:cs="Times New Roman"/>
        </w:rPr>
        <w:t>, Bd. 13, Nr. 5, Art. Nr. 5, Jan. 2020, doi: 10.3390/en13051063.</w:t>
      </w:r>
    </w:p>
    <w:p w14:paraId="526501DE" w14:textId="77777777" w:rsidR="00DD472D" w:rsidRPr="00DD472D" w:rsidRDefault="00DD472D" w:rsidP="00DD472D">
      <w:pPr>
        <w:pStyle w:val="Literaturverzeichnis"/>
        <w:rPr>
          <w:rFonts w:cs="Times New Roman"/>
          <w:lang w:val="de-DE"/>
        </w:rPr>
      </w:pPr>
      <w:r w:rsidRPr="00DD472D">
        <w:rPr>
          <w:rFonts w:cs="Times New Roman"/>
        </w:rPr>
        <w:t>[15]</w:t>
      </w:r>
      <w:r w:rsidRPr="00DD472D">
        <w:rPr>
          <w:rFonts w:cs="Times New Roman"/>
        </w:rPr>
        <w:tab/>
        <w:t xml:space="preserve">C. Gück, C. M. A. Roelofs, und S. Faulstich, „CARE to Compare: A real-world dataset for anomaly detection in wind turbine data“, 18. </w:t>
      </w:r>
      <w:r w:rsidRPr="00DD472D">
        <w:rPr>
          <w:rFonts w:cs="Times New Roman"/>
          <w:lang w:val="de-DE"/>
        </w:rPr>
        <w:t xml:space="preserve">April 2024, </w:t>
      </w:r>
      <w:r w:rsidRPr="00DD472D">
        <w:rPr>
          <w:rFonts w:cs="Times New Roman"/>
          <w:i/>
          <w:iCs/>
          <w:lang w:val="de-DE"/>
        </w:rPr>
        <w:t>arXiv</w:t>
      </w:r>
      <w:r w:rsidRPr="00DD472D">
        <w:rPr>
          <w:rFonts w:cs="Times New Roman"/>
          <w:lang w:val="de-DE"/>
        </w:rPr>
        <w:t>: arXiv:2404.10320. Zugegriffen: 29. Oktober 2024. [Online]. Verfügbar unter: http://arxiv.org/abs/2404.10320</w:t>
      </w:r>
    </w:p>
    <w:p w14:paraId="461F332F" w14:textId="7E3A007E" w:rsidR="008F29FA" w:rsidRPr="004C5FC3" w:rsidRDefault="000118B3">
      <w:pPr>
        <w:spacing w:after="120" w:line="240" w:lineRule="auto"/>
        <w:contextualSpacing w:val="0"/>
        <w:rPr>
          <w:rFonts w:eastAsiaTheme="majorEastAsia" w:cs="Times New Roman"/>
          <w:b/>
          <w:sz w:val="36"/>
          <w:szCs w:val="34"/>
          <w:lang w:val="de-DE"/>
        </w:rPr>
      </w:pPr>
      <w:r>
        <w:fldChar w:fldCharType="end"/>
      </w:r>
      <w:r w:rsidR="008F29FA" w:rsidRPr="004C5FC3">
        <w:rPr>
          <w:lang w:val="de-DE"/>
        </w:rPr>
        <w:br w:type="page"/>
      </w:r>
    </w:p>
    <w:p w14:paraId="35FB6013" w14:textId="77777777" w:rsidR="00F34757" w:rsidRPr="000D0286" w:rsidRDefault="00F34757" w:rsidP="0047130F">
      <w:pPr>
        <w:pStyle w:val="berschrift1mitNummerierung"/>
        <w:numPr>
          <w:ilvl w:val="0"/>
          <w:numId w:val="0"/>
        </w:numPr>
        <w:ind w:left="737" w:hanging="737"/>
      </w:pPr>
      <w:bookmarkStart w:id="51" w:name="_Toc190977205"/>
      <w:r w:rsidRPr="000D0286">
        <w:lastRenderedPageBreak/>
        <w:t>Erklärung</w:t>
      </w:r>
      <w:bookmarkEnd w:id="51"/>
    </w:p>
    <w:p w14:paraId="07A1961E" w14:textId="77777777" w:rsidR="00F34757" w:rsidRPr="000D0286" w:rsidRDefault="00F34757" w:rsidP="00F34757">
      <w:pPr>
        <w:spacing w:line="240" w:lineRule="auto"/>
        <w:rPr>
          <w:i/>
          <w:lang w:val="de-DE"/>
        </w:rPr>
      </w:pPr>
      <w:r w:rsidRPr="000D0286">
        <w:rPr>
          <w:i/>
          <w:lang w:val="de-DE"/>
        </w:rPr>
        <w:t>Ich versichere wahrheitsgemäß, die Arbeit selbstständig verfasst, alle benutzten Hilfsmittel</w:t>
      </w:r>
    </w:p>
    <w:p w14:paraId="5D08AEE0" w14:textId="77777777" w:rsidR="00F34757" w:rsidRPr="000D0286" w:rsidRDefault="00F34757" w:rsidP="00F34757">
      <w:pPr>
        <w:spacing w:line="240" w:lineRule="auto"/>
        <w:rPr>
          <w:i/>
          <w:lang w:val="de-DE"/>
        </w:rPr>
      </w:pPr>
      <w:r w:rsidRPr="000D0286">
        <w:rPr>
          <w:i/>
          <w:lang w:val="de-DE"/>
        </w:rPr>
        <w:t>vollständig und genau angegeben und alles kenntlich gemacht zu haben, was aus Arbeiten</w:t>
      </w:r>
    </w:p>
    <w:p w14:paraId="3129A722" w14:textId="77777777" w:rsidR="00F34757" w:rsidRPr="000D0286" w:rsidRDefault="00F34757" w:rsidP="00F34757">
      <w:pPr>
        <w:spacing w:line="240" w:lineRule="auto"/>
        <w:rPr>
          <w:i/>
          <w:lang w:val="de-DE"/>
        </w:rPr>
      </w:pPr>
      <w:r w:rsidRPr="000D0286">
        <w:rPr>
          <w:i/>
          <w:lang w:val="de-DE"/>
        </w:rPr>
        <w:t>anderer unverändert oder mit Abänderungen entnommen wurde sowie die Satzung des KIT</w:t>
      </w:r>
    </w:p>
    <w:p w14:paraId="25FDA270" w14:textId="77777777" w:rsidR="00F34757" w:rsidRPr="000D0286" w:rsidRDefault="00F34757" w:rsidP="00F34757">
      <w:pPr>
        <w:spacing w:line="240" w:lineRule="auto"/>
        <w:rPr>
          <w:i/>
          <w:lang w:val="de-DE"/>
        </w:rPr>
      </w:pPr>
      <w:r w:rsidRPr="000D0286">
        <w:rPr>
          <w:i/>
          <w:lang w:val="de-DE"/>
        </w:rPr>
        <w:t>zur Sicherung guter wissenschaftlicher Praxis in der jeweils gültigen Fassung beachtet zu</w:t>
      </w:r>
    </w:p>
    <w:p w14:paraId="0E4D696C" w14:textId="77777777" w:rsidR="00F34757" w:rsidRPr="000D0286" w:rsidRDefault="00F34757" w:rsidP="00F34757">
      <w:pPr>
        <w:spacing w:line="240" w:lineRule="auto"/>
        <w:rPr>
          <w:i/>
          <w:lang w:val="de-DE"/>
        </w:rPr>
      </w:pPr>
      <w:r w:rsidRPr="000D0286">
        <w:rPr>
          <w:i/>
          <w:lang w:val="de-DE"/>
        </w:rPr>
        <w:t>haben.</w:t>
      </w:r>
    </w:p>
    <w:p w14:paraId="4AD219B1" w14:textId="77777777" w:rsidR="00F34757" w:rsidRPr="000D0286" w:rsidRDefault="00F34757" w:rsidP="00F34757">
      <w:pPr>
        <w:spacing w:line="240" w:lineRule="auto"/>
        <w:rPr>
          <w:lang w:val="de-DE"/>
        </w:rPr>
      </w:pPr>
    </w:p>
    <w:p w14:paraId="793083BF" w14:textId="77777777" w:rsidR="00804441" w:rsidRPr="000D0286" w:rsidRDefault="00804441" w:rsidP="00F34757">
      <w:pPr>
        <w:rPr>
          <w:lang w:val="de-DE"/>
        </w:rPr>
      </w:pPr>
    </w:p>
    <w:p w14:paraId="553B3E88" w14:textId="77777777" w:rsidR="00BE3540" w:rsidRPr="000D0286" w:rsidRDefault="00BE3540" w:rsidP="00F34757">
      <w:pPr>
        <w:rPr>
          <w:lang w:val="de-DE"/>
        </w:rPr>
      </w:pPr>
    </w:p>
    <w:p w14:paraId="5CDAC2E4" w14:textId="068816CC" w:rsidR="00F34757" w:rsidRPr="000D0286" w:rsidRDefault="00F02929" w:rsidP="00B72B37">
      <w:pPr>
        <w:tabs>
          <w:tab w:val="left" w:pos="6521"/>
        </w:tabs>
        <w:rPr>
          <w:lang w:val="de-DE"/>
        </w:rPr>
      </w:pPr>
      <w:r w:rsidRPr="000D0286">
        <w:rPr>
          <w:lang w:val="de-DE"/>
        </w:rPr>
        <w:t xml:space="preserve">Karlsruhe, den </w:t>
      </w:r>
      <w:r w:rsidRPr="00CC6C0D">
        <w:fldChar w:fldCharType="begin"/>
      </w:r>
      <w:r w:rsidRPr="00CC6C0D">
        <w:instrText xml:space="preserve"> DATE  \@ "d. MMMM yyyy"  \* MERGEFORMAT </w:instrText>
      </w:r>
      <w:r w:rsidRPr="00CC6C0D">
        <w:fldChar w:fldCharType="separate"/>
      </w:r>
      <w:r w:rsidR="008C049C">
        <w:rPr>
          <w:noProof/>
        </w:rPr>
        <w:t>1. March 2025</w:t>
      </w:r>
      <w:r w:rsidRPr="00CC6C0D">
        <w:fldChar w:fldCharType="end"/>
      </w:r>
      <w:r w:rsidR="00A16FE4" w:rsidRPr="000D0286">
        <w:rPr>
          <w:lang w:val="de-DE"/>
        </w:rPr>
        <w:tab/>
      </w:r>
      <w:r w:rsidR="00F34757" w:rsidRPr="000D0286">
        <w:rPr>
          <w:lang w:val="de-DE"/>
        </w:rPr>
        <w:t>VORNAME NACHNAME</w:t>
      </w:r>
    </w:p>
    <w:p w14:paraId="4F739CB6" w14:textId="55B742CE" w:rsidR="00F34757" w:rsidRPr="000D0286" w:rsidRDefault="00F34757" w:rsidP="00F34757">
      <w:pPr>
        <w:rPr>
          <w:lang w:val="de-DE"/>
        </w:rPr>
      </w:pPr>
    </w:p>
    <w:sectPr w:rsidR="00F34757" w:rsidRPr="000D0286" w:rsidSect="000142A6">
      <w:headerReference w:type="default" r:id="rId35"/>
      <w:pgSz w:w="11906" w:h="16838"/>
      <w:pgMar w:top="1417" w:right="1417" w:bottom="1134" w:left="1417" w:header="85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4215B0" w14:textId="77777777" w:rsidR="002E0B91" w:rsidRPr="00CC6C0D" w:rsidRDefault="002E0B91" w:rsidP="00395710">
      <w:pPr>
        <w:spacing w:after="0" w:line="240" w:lineRule="auto"/>
      </w:pPr>
      <w:r w:rsidRPr="00CC6C0D">
        <w:separator/>
      </w:r>
    </w:p>
  </w:endnote>
  <w:endnote w:type="continuationSeparator" w:id="0">
    <w:p w14:paraId="0F414D1E" w14:textId="77777777" w:rsidR="002E0B91" w:rsidRPr="00CC6C0D" w:rsidRDefault="002E0B91" w:rsidP="00395710">
      <w:pPr>
        <w:spacing w:after="0" w:line="240" w:lineRule="auto"/>
      </w:pPr>
      <w:r w:rsidRPr="00CC6C0D">
        <w:continuationSeparator/>
      </w:r>
    </w:p>
  </w:endnote>
  <w:endnote w:type="continuationNotice" w:id="1">
    <w:p w14:paraId="2223E532" w14:textId="77777777" w:rsidR="002E0B91" w:rsidRDefault="002E0B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1BA8D" w14:textId="77777777" w:rsidR="005573A0" w:rsidRDefault="005573A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3BCA2" w14:textId="77777777" w:rsidR="00A82FB3" w:rsidRPr="000D0286" w:rsidRDefault="00CB42C1">
    <w:pPr>
      <w:pStyle w:val="Fuzeile"/>
      <w:rPr>
        <w:lang w:val="de-DE"/>
      </w:rPr>
    </w:pPr>
    <w:r w:rsidRPr="000D0286">
      <w:rPr>
        <w:lang w:val="de-DE"/>
      </w:rPr>
      <w:t>KIT – Die Forschungsuniversität in der Helmholtz-Gemeinschaft</w:t>
    </w:r>
    <w:r w:rsidRPr="000D0286">
      <w:rPr>
        <w:lang w:val="de-DE"/>
      </w:rPr>
      <w:tab/>
    </w:r>
    <w:hyperlink r:id="rId1" w:history="1">
      <w:r w:rsidRPr="000D0286">
        <w:rPr>
          <w:rStyle w:val="Hyperlink"/>
          <w:lang w:val="de-DE"/>
        </w:rPr>
        <w:t>www.kit.edu</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799E5" w14:textId="77777777" w:rsidR="002E0B91" w:rsidRPr="00CC6C0D" w:rsidRDefault="002E0B91" w:rsidP="00395710">
      <w:pPr>
        <w:spacing w:after="0" w:line="240" w:lineRule="auto"/>
      </w:pPr>
      <w:r w:rsidRPr="00CC6C0D">
        <w:separator/>
      </w:r>
    </w:p>
  </w:footnote>
  <w:footnote w:type="continuationSeparator" w:id="0">
    <w:p w14:paraId="7D1F4B82" w14:textId="77777777" w:rsidR="002E0B91" w:rsidRPr="00CC6C0D" w:rsidRDefault="002E0B91" w:rsidP="00395710">
      <w:pPr>
        <w:spacing w:after="0" w:line="240" w:lineRule="auto"/>
      </w:pPr>
      <w:r w:rsidRPr="00CC6C0D">
        <w:continuationSeparator/>
      </w:r>
    </w:p>
  </w:footnote>
  <w:footnote w:type="continuationNotice" w:id="1">
    <w:p w14:paraId="11B0273B" w14:textId="77777777" w:rsidR="002E0B91" w:rsidRDefault="002E0B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EF01B" w14:textId="77777777" w:rsidR="005573A0" w:rsidRDefault="005573A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699CE" w14:textId="77777777" w:rsidR="00880BD9" w:rsidRPr="00CC6C0D" w:rsidRDefault="00880BD9" w:rsidP="00684B8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9773" w14:textId="361B24D8" w:rsidR="00684B89" w:rsidRPr="00CC6C0D" w:rsidRDefault="0030559E" w:rsidP="00880BD9">
    <w:pPr>
      <w:pStyle w:val="Kopfzeile"/>
      <w:pBdr>
        <w:bottom w:val="single" w:sz="12" w:space="1" w:color="auto"/>
      </w:pBdr>
    </w:pPr>
    <w:fldSimple w:instr=" STYLEREF \* upper Überschrift_1_ohne_Nummerierung  \* MERGEFORMAT ">
      <w:r w:rsidR="008C049C">
        <w:rPr>
          <w:noProof/>
        </w:rPr>
        <w:t>ABBILDUNGSVERZEICHNIS (BEI BEDARF)</w:t>
      </w:r>
    </w:fldSimple>
    <w:r w:rsidR="00912EAD" w:rsidRPr="00CC6C0D">
      <w:tab/>
    </w:r>
    <w:r w:rsidR="00912EAD" w:rsidRPr="00CC6C0D">
      <w:tab/>
    </w:r>
    <w:r w:rsidR="00BE3540" w:rsidRPr="00CC6C0D">
      <w:fldChar w:fldCharType="begin"/>
    </w:r>
    <w:r w:rsidR="00BE3540" w:rsidRPr="00CC6C0D">
      <w:instrText xml:space="preserve"> PAGE  \* ROMAN  \* MERGEFORMAT </w:instrText>
    </w:r>
    <w:r w:rsidR="00BE3540" w:rsidRPr="00CC6C0D">
      <w:fldChar w:fldCharType="separate"/>
    </w:r>
    <w:r w:rsidR="004B0384" w:rsidRPr="00CC6C0D">
      <w:t>II</w:t>
    </w:r>
    <w:r w:rsidR="00BE3540" w:rsidRPr="00CC6C0D">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5FCDB" w14:textId="4DB3EC0A" w:rsidR="00B93BF9" w:rsidRPr="00CC6C0D" w:rsidRDefault="0030559E" w:rsidP="00880BD9">
    <w:pPr>
      <w:pStyle w:val="Kopfzeile"/>
      <w:pBdr>
        <w:bottom w:val="single" w:sz="12" w:space="1" w:color="auto"/>
      </w:pBdr>
    </w:pPr>
    <w:fldSimple w:instr=" STYLEREF  Überschrift_1_mit_Nummerierung \n \* MERGEFORMAT ">
      <w:r w:rsidR="008C049C">
        <w:rPr>
          <w:noProof/>
        </w:rPr>
        <w:t>1</w:t>
      </w:r>
    </w:fldSimple>
    <w:r w:rsidR="00B93BF9" w:rsidRPr="00CC6C0D">
      <w:t xml:space="preserve">. </w:t>
    </w:r>
    <w:fldSimple w:instr=" STYLEREF  Überschrift_1_mit_Nummerierung  \* MERGEFORMAT ">
      <w:r w:rsidR="008C049C">
        <w:rPr>
          <w:noProof/>
        </w:rPr>
        <w:t>Introduction</w:t>
      </w:r>
    </w:fldSimple>
    <w:r w:rsidR="00912EAD" w:rsidRPr="00CC6C0D">
      <w:tab/>
    </w:r>
    <w:r w:rsidR="00912EAD" w:rsidRPr="00CC6C0D">
      <w:tab/>
    </w:r>
    <w:r w:rsidR="00912EAD" w:rsidRPr="00CC6C0D">
      <w:fldChar w:fldCharType="begin"/>
    </w:r>
    <w:r w:rsidR="00912EAD" w:rsidRPr="00CC6C0D">
      <w:instrText xml:space="preserve"> PAGE  \* Arabic  \* MERGEFORMAT </w:instrText>
    </w:r>
    <w:r w:rsidR="00912EAD" w:rsidRPr="00CC6C0D">
      <w:fldChar w:fldCharType="separate"/>
    </w:r>
    <w:r w:rsidR="004B0384" w:rsidRPr="00CC6C0D">
      <w:t>1</w:t>
    </w:r>
    <w:r w:rsidR="00912EAD" w:rsidRPr="00CC6C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A6417" w14:textId="5C733E58" w:rsidR="00E570B7" w:rsidRPr="00CC6C0D" w:rsidRDefault="0030559E" w:rsidP="00880BD9">
    <w:pPr>
      <w:pStyle w:val="Kopfzeile"/>
      <w:pBdr>
        <w:bottom w:val="single" w:sz="12" w:space="1" w:color="auto"/>
      </w:pBdr>
    </w:pPr>
    <w:fldSimple w:instr=" STYLEREF  Überschrift_1_mit_Nummerierung \*upper \* MERGEFORMAT ">
      <w:r w:rsidR="008C049C">
        <w:rPr>
          <w:noProof/>
        </w:rPr>
        <w:t>BACKGROUND</w:t>
      </w:r>
    </w:fldSimple>
    <w:r w:rsidR="00912EAD" w:rsidRPr="00CC6C0D">
      <w:tab/>
    </w:r>
    <w:r w:rsidR="00912EAD" w:rsidRPr="00CC6C0D">
      <w:tab/>
    </w:r>
    <w:r w:rsidR="00912EAD" w:rsidRPr="00CC6C0D">
      <w:fldChar w:fldCharType="begin"/>
    </w:r>
    <w:r w:rsidR="00912EAD" w:rsidRPr="00CC6C0D">
      <w:instrText xml:space="preserve"> PAGE  \* Arabic  \* MERGEFORMAT </w:instrText>
    </w:r>
    <w:r w:rsidR="00912EAD" w:rsidRPr="00CC6C0D">
      <w:fldChar w:fldCharType="separate"/>
    </w:r>
    <w:r w:rsidR="004B0384" w:rsidRPr="00CC6C0D">
      <w:t>3</w:t>
    </w:r>
    <w:r w:rsidR="00912EAD" w:rsidRPr="00CC6C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B90A2" w14:textId="77777777" w:rsidR="000A6524" w:rsidRPr="00CC6C0D" w:rsidRDefault="000142A6" w:rsidP="000A6524">
    <w:pPr>
      <w:pStyle w:val="Kopfzeile"/>
    </w:pPr>
    <w:r w:rsidRPr="00CC6C0D">
      <w:tab/>
    </w:r>
    <w:r w:rsidRPr="00CC6C0D">
      <w:tab/>
    </w:r>
    <w:r w:rsidRPr="00CC6C0D">
      <w:fldChar w:fldCharType="begin"/>
    </w:r>
    <w:r w:rsidRPr="00CC6C0D">
      <w:instrText xml:space="preserve"> PAGE  \* Arabic  \* MERGEFORMAT </w:instrText>
    </w:r>
    <w:r w:rsidRPr="00CC6C0D">
      <w:fldChar w:fldCharType="separate"/>
    </w:r>
    <w:r w:rsidR="004B0384" w:rsidRPr="00CC6C0D">
      <w:t>5</w:t>
    </w:r>
    <w:r w:rsidRPr="00CC6C0D">
      <w:fldChar w:fldCharType="end"/>
    </w:r>
    <w:r w:rsidRPr="00CC6C0D">
      <w:tab/>
    </w:r>
    <w:r w:rsidRPr="00CC6C0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3E074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727271528" o:spid="_x0000_i1025" type="#_x0000_t75" style="width:45.4pt;height:51.4pt;visibility:visible;mso-wrap-style:square">
            <v:imagedata r:id="rId1" o:title=""/>
          </v:shape>
        </w:pict>
      </mc:Choice>
      <mc:Fallback>
        <w:drawing>
          <wp:inline distT="0" distB="0" distL="0" distR="0" wp14:anchorId="0112D3EA" wp14:editId="4A585993">
            <wp:extent cx="576580" cy="652780"/>
            <wp:effectExtent l="0" t="0" r="0" b="0"/>
            <wp:docPr id="727271528" name="Grafik 72727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6580" cy="652780"/>
                    </a:xfrm>
                    <a:prstGeom prst="rect">
                      <a:avLst/>
                    </a:prstGeom>
                    <a:noFill/>
                    <a:ln>
                      <a:noFill/>
                    </a:ln>
                  </pic:spPr>
                </pic:pic>
              </a:graphicData>
            </a:graphic>
          </wp:inline>
        </w:drawing>
      </mc:Fallback>
    </mc:AlternateContent>
  </w:numPicBullet>
  <w:abstractNum w:abstractNumId="0" w15:restartNumberingAfterBreak="0">
    <w:nsid w:val="00F7303F"/>
    <w:multiLevelType w:val="hybridMultilevel"/>
    <w:tmpl w:val="3FDA1FDE"/>
    <w:lvl w:ilvl="0" w:tplc="D85A8AF8">
      <w:numFmt w:val="bullet"/>
      <w:lvlText w:val="-"/>
      <w:lvlJc w:val="left"/>
      <w:pPr>
        <w:ind w:left="1065" w:hanging="705"/>
      </w:pPr>
      <w:rPr>
        <w:rFonts w:ascii="Times New Roman" w:eastAsiaTheme="minorEastAsia"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3F43B3A"/>
    <w:multiLevelType w:val="hybridMultilevel"/>
    <w:tmpl w:val="C45448A8"/>
    <w:lvl w:ilvl="0" w:tplc="91EEEA80">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944EB5"/>
    <w:multiLevelType w:val="hybridMultilevel"/>
    <w:tmpl w:val="75EC779C"/>
    <w:lvl w:ilvl="0" w:tplc="243201CC">
      <w:start w:val="1"/>
      <w:numFmt w:val="bullet"/>
      <w:lvlText w:val=""/>
      <w:lvlPicBulletId w:val="0"/>
      <w:lvlJc w:val="left"/>
      <w:pPr>
        <w:tabs>
          <w:tab w:val="num" w:pos="720"/>
        </w:tabs>
        <w:ind w:left="720" w:hanging="360"/>
      </w:pPr>
      <w:rPr>
        <w:rFonts w:ascii="Symbol" w:hAnsi="Symbol" w:hint="default"/>
      </w:rPr>
    </w:lvl>
    <w:lvl w:ilvl="1" w:tplc="4732D516">
      <w:start w:val="1"/>
      <w:numFmt w:val="bullet"/>
      <w:lvlText w:val=""/>
      <w:lvlPicBulletId w:val="0"/>
      <w:lvlJc w:val="left"/>
      <w:pPr>
        <w:tabs>
          <w:tab w:val="num" w:pos="1440"/>
        </w:tabs>
        <w:ind w:left="1440" w:hanging="360"/>
      </w:pPr>
      <w:rPr>
        <w:rFonts w:ascii="Symbol" w:hAnsi="Symbol" w:hint="default"/>
      </w:rPr>
    </w:lvl>
    <w:lvl w:ilvl="2" w:tplc="67A0DDCC">
      <w:numFmt w:val="bullet"/>
      <w:lvlText w:val=""/>
      <w:lvlPicBulletId w:val="0"/>
      <w:lvlJc w:val="left"/>
      <w:pPr>
        <w:tabs>
          <w:tab w:val="num" w:pos="2160"/>
        </w:tabs>
        <w:ind w:left="2160" w:hanging="360"/>
      </w:pPr>
      <w:rPr>
        <w:rFonts w:ascii="Symbol" w:hAnsi="Symbol" w:hint="default"/>
      </w:rPr>
    </w:lvl>
    <w:lvl w:ilvl="3" w:tplc="85AA6D2E" w:tentative="1">
      <w:start w:val="1"/>
      <w:numFmt w:val="bullet"/>
      <w:lvlText w:val=""/>
      <w:lvlPicBulletId w:val="0"/>
      <w:lvlJc w:val="left"/>
      <w:pPr>
        <w:tabs>
          <w:tab w:val="num" w:pos="2880"/>
        </w:tabs>
        <w:ind w:left="2880" w:hanging="360"/>
      </w:pPr>
      <w:rPr>
        <w:rFonts w:ascii="Symbol" w:hAnsi="Symbol" w:hint="default"/>
      </w:rPr>
    </w:lvl>
    <w:lvl w:ilvl="4" w:tplc="12F48DEC" w:tentative="1">
      <w:start w:val="1"/>
      <w:numFmt w:val="bullet"/>
      <w:lvlText w:val=""/>
      <w:lvlPicBulletId w:val="0"/>
      <w:lvlJc w:val="left"/>
      <w:pPr>
        <w:tabs>
          <w:tab w:val="num" w:pos="3600"/>
        </w:tabs>
        <w:ind w:left="3600" w:hanging="360"/>
      </w:pPr>
      <w:rPr>
        <w:rFonts w:ascii="Symbol" w:hAnsi="Symbol" w:hint="default"/>
      </w:rPr>
    </w:lvl>
    <w:lvl w:ilvl="5" w:tplc="14FEC1A0" w:tentative="1">
      <w:start w:val="1"/>
      <w:numFmt w:val="bullet"/>
      <w:lvlText w:val=""/>
      <w:lvlPicBulletId w:val="0"/>
      <w:lvlJc w:val="left"/>
      <w:pPr>
        <w:tabs>
          <w:tab w:val="num" w:pos="4320"/>
        </w:tabs>
        <w:ind w:left="4320" w:hanging="360"/>
      </w:pPr>
      <w:rPr>
        <w:rFonts w:ascii="Symbol" w:hAnsi="Symbol" w:hint="default"/>
      </w:rPr>
    </w:lvl>
    <w:lvl w:ilvl="6" w:tplc="CFCEA2F6" w:tentative="1">
      <w:start w:val="1"/>
      <w:numFmt w:val="bullet"/>
      <w:lvlText w:val=""/>
      <w:lvlPicBulletId w:val="0"/>
      <w:lvlJc w:val="left"/>
      <w:pPr>
        <w:tabs>
          <w:tab w:val="num" w:pos="5040"/>
        </w:tabs>
        <w:ind w:left="5040" w:hanging="360"/>
      </w:pPr>
      <w:rPr>
        <w:rFonts w:ascii="Symbol" w:hAnsi="Symbol" w:hint="default"/>
      </w:rPr>
    </w:lvl>
    <w:lvl w:ilvl="7" w:tplc="1FAEABE8" w:tentative="1">
      <w:start w:val="1"/>
      <w:numFmt w:val="bullet"/>
      <w:lvlText w:val=""/>
      <w:lvlPicBulletId w:val="0"/>
      <w:lvlJc w:val="left"/>
      <w:pPr>
        <w:tabs>
          <w:tab w:val="num" w:pos="5760"/>
        </w:tabs>
        <w:ind w:left="5760" w:hanging="360"/>
      </w:pPr>
      <w:rPr>
        <w:rFonts w:ascii="Symbol" w:hAnsi="Symbol" w:hint="default"/>
      </w:rPr>
    </w:lvl>
    <w:lvl w:ilvl="8" w:tplc="6A54A44A"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1A295941"/>
    <w:multiLevelType w:val="hybridMultilevel"/>
    <w:tmpl w:val="1A98AC38"/>
    <w:lvl w:ilvl="0" w:tplc="5562184A">
      <w:start w:val="1"/>
      <w:numFmt w:val="decimal"/>
      <w:lvlText w:val="%1."/>
      <w:lvlJc w:val="left"/>
      <w:pPr>
        <w:ind w:left="72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C5F2602"/>
    <w:multiLevelType w:val="multilevel"/>
    <w:tmpl w:val="7CF8B928"/>
    <w:lvl w:ilvl="0">
      <w:start w:val="1"/>
      <w:numFmt w:val="decimal"/>
      <w:pStyle w:val="berschrift1mitNummerierung"/>
      <w:lvlText w:val="%1."/>
      <w:lvlJc w:val="left"/>
      <w:pPr>
        <w:ind w:left="737" w:hanging="737"/>
      </w:pPr>
      <w:rPr>
        <w:rFonts w:hint="default"/>
      </w:rPr>
    </w:lvl>
    <w:lvl w:ilvl="1">
      <w:start w:val="1"/>
      <w:numFmt w:val="decimal"/>
      <w:pStyle w:val="berschriftenmitNummerierungEbene2"/>
      <w:lvlText w:val="%1.%2."/>
      <w:lvlJc w:val="left"/>
      <w:pPr>
        <w:ind w:left="737" w:hanging="737"/>
      </w:pPr>
      <w:rPr>
        <w:rFonts w:hint="default"/>
      </w:rPr>
    </w:lvl>
    <w:lvl w:ilvl="2">
      <w:start w:val="1"/>
      <w:numFmt w:val="decimal"/>
      <w:pStyle w:val="berschriftenmitNummerierungEbene3"/>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E6A10AE"/>
    <w:multiLevelType w:val="hybridMultilevel"/>
    <w:tmpl w:val="B4AEF81C"/>
    <w:lvl w:ilvl="0" w:tplc="D85A8AF8">
      <w:numFmt w:val="bullet"/>
      <w:lvlText w:val="-"/>
      <w:lvlJc w:val="left"/>
      <w:pPr>
        <w:ind w:left="1065" w:hanging="705"/>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6064935"/>
    <w:multiLevelType w:val="multilevel"/>
    <w:tmpl w:val="99283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115DBF"/>
    <w:multiLevelType w:val="hybridMultilevel"/>
    <w:tmpl w:val="6B2E6464"/>
    <w:lvl w:ilvl="0" w:tplc="D3C0E61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9E4D62"/>
    <w:multiLevelType w:val="hybridMultilevel"/>
    <w:tmpl w:val="E7D46BA0"/>
    <w:lvl w:ilvl="0" w:tplc="91EEEA80">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B13673D"/>
    <w:multiLevelType w:val="hybridMultilevel"/>
    <w:tmpl w:val="8C16CA66"/>
    <w:lvl w:ilvl="0" w:tplc="48F8CF7E">
      <w:start w:val="1"/>
      <w:numFmt w:val="upperLetter"/>
      <w:pStyle w:val="Anhang-berschriften"/>
      <w:lvlText w:val="%1."/>
      <w:lvlJc w:val="left"/>
      <w:pPr>
        <w:ind w:left="-1065" w:hanging="360"/>
      </w:pPr>
      <w:rPr>
        <w:rFonts w:hint="default"/>
      </w:rPr>
    </w:lvl>
    <w:lvl w:ilvl="1" w:tplc="04070019" w:tentative="1">
      <w:start w:val="1"/>
      <w:numFmt w:val="lowerLetter"/>
      <w:lvlText w:val="%2."/>
      <w:lvlJc w:val="left"/>
      <w:pPr>
        <w:ind w:left="-345" w:hanging="360"/>
      </w:pPr>
    </w:lvl>
    <w:lvl w:ilvl="2" w:tplc="0407001B" w:tentative="1">
      <w:start w:val="1"/>
      <w:numFmt w:val="lowerRoman"/>
      <w:lvlText w:val="%3."/>
      <w:lvlJc w:val="right"/>
      <w:pPr>
        <w:ind w:left="375" w:hanging="180"/>
      </w:pPr>
    </w:lvl>
    <w:lvl w:ilvl="3" w:tplc="0407000F" w:tentative="1">
      <w:start w:val="1"/>
      <w:numFmt w:val="decimal"/>
      <w:lvlText w:val="%4."/>
      <w:lvlJc w:val="left"/>
      <w:pPr>
        <w:ind w:left="1095" w:hanging="360"/>
      </w:pPr>
    </w:lvl>
    <w:lvl w:ilvl="4" w:tplc="04070019" w:tentative="1">
      <w:start w:val="1"/>
      <w:numFmt w:val="lowerLetter"/>
      <w:lvlText w:val="%5."/>
      <w:lvlJc w:val="left"/>
      <w:pPr>
        <w:ind w:left="1815" w:hanging="360"/>
      </w:pPr>
    </w:lvl>
    <w:lvl w:ilvl="5" w:tplc="0407001B" w:tentative="1">
      <w:start w:val="1"/>
      <w:numFmt w:val="lowerRoman"/>
      <w:lvlText w:val="%6."/>
      <w:lvlJc w:val="right"/>
      <w:pPr>
        <w:ind w:left="2535" w:hanging="180"/>
      </w:pPr>
    </w:lvl>
    <w:lvl w:ilvl="6" w:tplc="0407000F" w:tentative="1">
      <w:start w:val="1"/>
      <w:numFmt w:val="decimal"/>
      <w:lvlText w:val="%7."/>
      <w:lvlJc w:val="left"/>
      <w:pPr>
        <w:ind w:left="3255" w:hanging="360"/>
      </w:pPr>
    </w:lvl>
    <w:lvl w:ilvl="7" w:tplc="04070019" w:tentative="1">
      <w:start w:val="1"/>
      <w:numFmt w:val="lowerLetter"/>
      <w:lvlText w:val="%8."/>
      <w:lvlJc w:val="left"/>
      <w:pPr>
        <w:ind w:left="3975" w:hanging="360"/>
      </w:pPr>
    </w:lvl>
    <w:lvl w:ilvl="8" w:tplc="0407001B" w:tentative="1">
      <w:start w:val="1"/>
      <w:numFmt w:val="lowerRoman"/>
      <w:lvlText w:val="%9."/>
      <w:lvlJc w:val="right"/>
      <w:pPr>
        <w:ind w:left="4695" w:hanging="180"/>
      </w:pPr>
    </w:lvl>
  </w:abstractNum>
  <w:abstractNum w:abstractNumId="10" w15:restartNumberingAfterBreak="0">
    <w:nsid w:val="4C0C2838"/>
    <w:multiLevelType w:val="multilevel"/>
    <w:tmpl w:val="F4DA0C50"/>
    <w:lvl w:ilvl="0">
      <w:start w:val="1"/>
      <w:numFmt w:val="none"/>
      <w:lvlText w:val=""/>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F6E6C1D"/>
    <w:multiLevelType w:val="hybridMultilevel"/>
    <w:tmpl w:val="3A1A63BE"/>
    <w:lvl w:ilvl="0" w:tplc="D2F6D082">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25B7881"/>
    <w:multiLevelType w:val="multilevel"/>
    <w:tmpl w:val="927A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E94EA4"/>
    <w:multiLevelType w:val="hybridMultilevel"/>
    <w:tmpl w:val="6972A4A8"/>
    <w:lvl w:ilvl="0" w:tplc="4C549AC0">
      <w:start w:val="1"/>
      <w:numFmt w:val="bullet"/>
      <w:lvlText w:val=""/>
      <w:lvlPicBulletId w:val="0"/>
      <w:lvlJc w:val="left"/>
      <w:pPr>
        <w:tabs>
          <w:tab w:val="num" w:pos="720"/>
        </w:tabs>
        <w:ind w:left="720" w:hanging="360"/>
      </w:pPr>
      <w:rPr>
        <w:rFonts w:ascii="Symbol" w:hAnsi="Symbol" w:hint="default"/>
      </w:rPr>
    </w:lvl>
    <w:lvl w:ilvl="1" w:tplc="57CED7A0" w:tentative="1">
      <w:start w:val="1"/>
      <w:numFmt w:val="bullet"/>
      <w:lvlText w:val=""/>
      <w:lvlPicBulletId w:val="0"/>
      <w:lvlJc w:val="left"/>
      <w:pPr>
        <w:tabs>
          <w:tab w:val="num" w:pos="1440"/>
        </w:tabs>
        <w:ind w:left="1440" w:hanging="360"/>
      </w:pPr>
      <w:rPr>
        <w:rFonts w:ascii="Symbol" w:hAnsi="Symbol" w:hint="default"/>
      </w:rPr>
    </w:lvl>
    <w:lvl w:ilvl="2" w:tplc="B65C624E" w:tentative="1">
      <w:start w:val="1"/>
      <w:numFmt w:val="bullet"/>
      <w:lvlText w:val=""/>
      <w:lvlPicBulletId w:val="0"/>
      <w:lvlJc w:val="left"/>
      <w:pPr>
        <w:tabs>
          <w:tab w:val="num" w:pos="2160"/>
        </w:tabs>
        <w:ind w:left="2160" w:hanging="360"/>
      </w:pPr>
      <w:rPr>
        <w:rFonts w:ascii="Symbol" w:hAnsi="Symbol" w:hint="default"/>
      </w:rPr>
    </w:lvl>
    <w:lvl w:ilvl="3" w:tplc="C2EEA3C4" w:tentative="1">
      <w:start w:val="1"/>
      <w:numFmt w:val="bullet"/>
      <w:lvlText w:val=""/>
      <w:lvlPicBulletId w:val="0"/>
      <w:lvlJc w:val="left"/>
      <w:pPr>
        <w:tabs>
          <w:tab w:val="num" w:pos="2880"/>
        </w:tabs>
        <w:ind w:left="2880" w:hanging="360"/>
      </w:pPr>
      <w:rPr>
        <w:rFonts w:ascii="Symbol" w:hAnsi="Symbol" w:hint="default"/>
      </w:rPr>
    </w:lvl>
    <w:lvl w:ilvl="4" w:tplc="2424C704" w:tentative="1">
      <w:start w:val="1"/>
      <w:numFmt w:val="bullet"/>
      <w:lvlText w:val=""/>
      <w:lvlPicBulletId w:val="0"/>
      <w:lvlJc w:val="left"/>
      <w:pPr>
        <w:tabs>
          <w:tab w:val="num" w:pos="3600"/>
        </w:tabs>
        <w:ind w:left="3600" w:hanging="360"/>
      </w:pPr>
      <w:rPr>
        <w:rFonts w:ascii="Symbol" w:hAnsi="Symbol" w:hint="default"/>
      </w:rPr>
    </w:lvl>
    <w:lvl w:ilvl="5" w:tplc="943E86E2" w:tentative="1">
      <w:start w:val="1"/>
      <w:numFmt w:val="bullet"/>
      <w:lvlText w:val=""/>
      <w:lvlPicBulletId w:val="0"/>
      <w:lvlJc w:val="left"/>
      <w:pPr>
        <w:tabs>
          <w:tab w:val="num" w:pos="4320"/>
        </w:tabs>
        <w:ind w:left="4320" w:hanging="360"/>
      </w:pPr>
      <w:rPr>
        <w:rFonts w:ascii="Symbol" w:hAnsi="Symbol" w:hint="default"/>
      </w:rPr>
    </w:lvl>
    <w:lvl w:ilvl="6" w:tplc="F3A0CA70" w:tentative="1">
      <w:start w:val="1"/>
      <w:numFmt w:val="bullet"/>
      <w:lvlText w:val=""/>
      <w:lvlPicBulletId w:val="0"/>
      <w:lvlJc w:val="left"/>
      <w:pPr>
        <w:tabs>
          <w:tab w:val="num" w:pos="5040"/>
        </w:tabs>
        <w:ind w:left="5040" w:hanging="360"/>
      </w:pPr>
      <w:rPr>
        <w:rFonts w:ascii="Symbol" w:hAnsi="Symbol" w:hint="default"/>
      </w:rPr>
    </w:lvl>
    <w:lvl w:ilvl="7" w:tplc="D1868492" w:tentative="1">
      <w:start w:val="1"/>
      <w:numFmt w:val="bullet"/>
      <w:lvlText w:val=""/>
      <w:lvlPicBulletId w:val="0"/>
      <w:lvlJc w:val="left"/>
      <w:pPr>
        <w:tabs>
          <w:tab w:val="num" w:pos="5760"/>
        </w:tabs>
        <w:ind w:left="5760" w:hanging="360"/>
      </w:pPr>
      <w:rPr>
        <w:rFonts w:ascii="Symbol" w:hAnsi="Symbol" w:hint="default"/>
      </w:rPr>
    </w:lvl>
    <w:lvl w:ilvl="8" w:tplc="4670C0DC"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6E574B38"/>
    <w:multiLevelType w:val="multilevel"/>
    <w:tmpl w:val="CD22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FE106A"/>
    <w:multiLevelType w:val="multilevel"/>
    <w:tmpl w:val="ADEE0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4504376">
    <w:abstractNumId w:val="4"/>
  </w:num>
  <w:num w:numId="2" w16cid:durableId="790396610">
    <w:abstractNumId w:val="11"/>
  </w:num>
  <w:num w:numId="3" w16cid:durableId="1736050838">
    <w:abstractNumId w:val="10"/>
  </w:num>
  <w:num w:numId="4" w16cid:durableId="149490592">
    <w:abstractNumId w:val="3"/>
  </w:num>
  <w:num w:numId="5" w16cid:durableId="1397053113">
    <w:abstractNumId w:val="7"/>
  </w:num>
  <w:num w:numId="6" w16cid:durableId="1129319011">
    <w:abstractNumId w:val="9"/>
  </w:num>
  <w:num w:numId="7" w16cid:durableId="362480566">
    <w:abstractNumId w:val="4"/>
  </w:num>
  <w:num w:numId="8" w16cid:durableId="480585091">
    <w:abstractNumId w:val="1"/>
  </w:num>
  <w:num w:numId="9" w16cid:durableId="805852195">
    <w:abstractNumId w:val="8"/>
  </w:num>
  <w:num w:numId="10" w16cid:durableId="2140563632">
    <w:abstractNumId w:val="5"/>
  </w:num>
  <w:num w:numId="11" w16cid:durableId="1431319499">
    <w:abstractNumId w:val="0"/>
  </w:num>
  <w:num w:numId="12" w16cid:durableId="738013571">
    <w:abstractNumId w:val="13"/>
  </w:num>
  <w:num w:numId="13" w16cid:durableId="1318025903">
    <w:abstractNumId w:val="2"/>
  </w:num>
  <w:num w:numId="14" w16cid:durableId="1725523304">
    <w:abstractNumId w:val="15"/>
  </w:num>
  <w:num w:numId="15" w16cid:durableId="1222252766">
    <w:abstractNumId w:val="12"/>
  </w:num>
  <w:num w:numId="16" w16cid:durableId="1083796655">
    <w:abstractNumId w:val="14"/>
  </w:num>
  <w:num w:numId="17" w16cid:durableId="7139049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lkmv">
    <w15:presenceInfo w15:providerId="AD" w15:userId="S::ulkmv@student.kit.edu::b06ef716-bc06-49b3-b4a3-27e95217c7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ED3"/>
    <w:rsid w:val="00000042"/>
    <w:rsid w:val="00000F21"/>
    <w:rsid w:val="000118B3"/>
    <w:rsid w:val="000132E8"/>
    <w:rsid w:val="000142A6"/>
    <w:rsid w:val="00021C69"/>
    <w:rsid w:val="00030FE9"/>
    <w:rsid w:val="00032304"/>
    <w:rsid w:val="00037D06"/>
    <w:rsid w:val="00044BFF"/>
    <w:rsid w:val="00045056"/>
    <w:rsid w:val="00053C8A"/>
    <w:rsid w:val="0005785A"/>
    <w:rsid w:val="000608C2"/>
    <w:rsid w:val="00061BC4"/>
    <w:rsid w:val="0007159D"/>
    <w:rsid w:val="00083B42"/>
    <w:rsid w:val="0008742D"/>
    <w:rsid w:val="000A0C16"/>
    <w:rsid w:val="000A6524"/>
    <w:rsid w:val="000B083F"/>
    <w:rsid w:val="000B17DD"/>
    <w:rsid w:val="000C1ED4"/>
    <w:rsid w:val="000D0286"/>
    <w:rsid w:val="000E0D3D"/>
    <w:rsid w:val="000E5F40"/>
    <w:rsid w:val="000F0287"/>
    <w:rsid w:val="000F2663"/>
    <w:rsid w:val="000F4304"/>
    <w:rsid w:val="000F73C7"/>
    <w:rsid w:val="0010550D"/>
    <w:rsid w:val="001058E8"/>
    <w:rsid w:val="001058F7"/>
    <w:rsid w:val="0011081E"/>
    <w:rsid w:val="00117742"/>
    <w:rsid w:val="0012258B"/>
    <w:rsid w:val="001230D2"/>
    <w:rsid w:val="0013188B"/>
    <w:rsid w:val="00134D97"/>
    <w:rsid w:val="00135336"/>
    <w:rsid w:val="00136763"/>
    <w:rsid w:val="0013799D"/>
    <w:rsid w:val="00146E8E"/>
    <w:rsid w:val="0015650C"/>
    <w:rsid w:val="001566BB"/>
    <w:rsid w:val="00160D7D"/>
    <w:rsid w:val="0016190E"/>
    <w:rsid w:val="00174DA3"/>
    <w:rsid w:val="00181FB5"/>
    <w:rsid w:val="0018336E"/>
    <w:rsid w:val="00183A5D"/>
    <w:rsid w:val="001943A8"/>
    <w:rsid w:val="001952DC"/>
    <w:rsid w:val="001C2539"/>
    <w:rsid w:val="001C4031"/>
    <w:rsid w:val="001C7802"/>
    <w:rsid w:val="001D09D2"/>
    <w:rsid w:val="001E0F4F"/>
    <w:rsid w:val="001E1218"/>
    <w:rsid w:val="001E3439"/>
    <w:rsid w:val="002008D6"/>
    <w:rsid w:val="002045FE"/>
    <w:rsid w:val="002056A8"/>
    <w:rsid w:val="00205D69"/>
    <w:rsid w:val="00205FFE"/>
    <w:rsid w:val="0020712D"/>
    <w:rsid w:val="00212EDE"/>
    <w:rsid w:val="002134F2"/>
    <w:rsid w:val="00216AC8"/>
    <w:rsid w:val="0022184F"/>
    <w:rsid w:val="00227376"/>
    <w:rsid w:val="00232AC1"/>
    <w:rsid w:val="00233F9B"/>
    <w:rsid w:val="00240E07"/>
    <w:rsid w:val="002422CF"/>
    <w:rsid w:val="002530D0"/>
    <w:rsid w:val="002532FE"/>
    <w:rsid w:val="002561D0"/>
    <w:rsid w:val="0027003E"/>
    <w:rsid w:val="002729D5"/>
    <w:rsid w:val="00283DE7"/>
    <w:rsid w:val="00285E25"/>
    <w:rsid w:val="0029783B"/>
    <w:rsid w:val="002B222D"/>
    <w:rsid w:val="002B4CEF"/>
    <w:rsid w:val="002C011C"/>
    <w:rsid w:val="002C3657"/>
    <w:rsid w:val="002C4351"/>
    <w:rsid w:val="002C549C"/>
    <w:rsid w:val="002C58AD"/>
    <w:rsid w:val="002C7BAA"/>
    <w:rsid w:val="002E0B91"/>
    <w:rsid w:val="002F5566"/>
    <w:rsid w:val="003034CF"/>
    <w:rsid w:val="00303AA1"/>
    <w:rsid w:val="0030559E"/>
    <w:rsid w:val="00313FA8"/>
    <w:rsid w:val="003203E4"/>
    <w:rsid w:val="00330CFB"/>
    <w:rsid w:val="00332F2C"/>
    <w:rsid w:val="00341B55"/>
    <w:rsid w:val="00343D6E"/>
    <w:rsid w:val="003460F9"/>
    <w:rsid w:val="00353297"/>
    <w:rsid w:val="00354094"/>
    <w:rsid w:val="00364920"/>
    <w:rsid w:val="003726CE"/>
    <w:rsid w:val="003747AA"/>
    <w:rsid w:val="00377652"/>
    <w:rsid w:val="0037774E"/>
    <w:rsid w:val="00377F3F"/>
    <w:rsid w:val="00385EE9"/>
    <w:rsid w:val="00393552"/>
    <w:rsid w:val="00395710"/>
    <w:rsid w:val="003A4680"/>
    <w:rsid w:val="003C1ED8"/>
    <w:rsid w:val="003C4370"/>
    <w:rsid w:val="003D1D6C"/>
    <w:rsid w:val="003D4C9C"/>
    <w:rsid w:val="003D5F05"/>
    <w:rsid w:val="003E0452"/>
    <w:rsid w:val="003E2420"/>
    <w:rsid w:val="004006D2"/>
    <w:rsid w:val="0040555E"/>
    <w:rsid w:val="00414495"/>
    <w:rsid w:val="0041581B"/>
    <w:rsid w:val="004207F5"/>
    <w:rsid w:val="00424ADA"/>
    <w:rsid w:val="00427C23"/>
    <w:rsid w:val="00430E24"/>
    <w:rsid w:val="00430FB5"/>
    <w:rsid w:val="0043665A"/>
    <w:rsid w:val="00441486"/>
    <w:rsid w:val="00445372"/>
    <w:rsid w:val="00447CCB"/>
    <w:rsid w:val="00451ED9"/>
    <w:rsid w:val="004558D1"/>
    <w:rsid w:val="00460834"/>
    <w:rsid w:val="00460976"/>
    <w:rsid w:val="00462D0B"/>
    <w:rsid w:val="00470566"/>
    <w:rsid w:val="0047130F"/>
    <w:rsid w:val="0047153A"/>
    <w:rsid w:val="004755F0"/>
    <w:rsid w:val="00476F0A"/>
    <w:rsid w:val="00481ED3"/>
    <w:rsid w:val="004855AE"/>
    <w:rsid w:val="004877C9"/>
    <w:rsid w:val="00487C8F"/>
    <w:rsid w:val="0049603D"/>
    <w:rsid w:val="004A155A"/>
    <w:rsid w:val="004B0384"/>
    <w:rsid w:val="004B03F2"/>
    <w:rsid w:val="004B5445"/>
    <w:rsid w:val="004C5FC3"/>
    <w:rsid w:val="004D2CE1"/>
    <w:rsid w:val="004D3296"/>
    <w:rsid w:val="004D6E88"/>
    <w:rsid w:val="004E2AE4"/>
    <w:rsid w:val="004E49A1"/>
    <w:rsid w:val="004F0818"/>
    <w:rsid w:val="004F62CB"/>
    <w:rsid w:val="00510E96"/>
    <w:rsid w:val="005218CB"/>
    <w:rsid w:val="00521942"/>
    <w:rsid w:val="0052500A"/>
    <w:rsid w:val="00530E8A"/>
    <w:rsid w:val="00543081"/>
    <w:rsid w:val="00545FA8"/>
    <w:rsid w:val="00551948"/>
    <w:rsid w:val="005526E7"/>
    <w:rsid w:val="00552DAE"/>
    <w:rsid w:val="0055465E"/>
    <w:rsid w:val="00555875"/>
    <w:rsid w:val="005573A0"/>
    <w:rsid w:val="005626CE"/>
    <w:rsid w:val="00562B99"/>
    <w:rsid w:val="005636BC"/>
    <w:rsid w:val="005636C2"/>
    <w:rsid w:val="00566CE6"/>
    <w:rsid w:val="00566D53"/>
    <w:rsid w:val="00572698"/>
    <w:rsid w:val="00574EC1"/>
    <w:rsid w:val="00584FF6"/>
    <w:rsid w:val="0058595B"/>
    <w:rsid w:val="00587C25"/>
    <w:rsid w:val="005911EF"/>
    <w:rsid w:val="005948B6"/>
    <w:rsid w:val="005951E5"/>
    <w:rsid w:val="005C1974"/>
    <w:rsid w:val="005C2C7C"/>
    <w:rsid w:val="005D22A7"/>
    <w:rsid w:val="005D4252"/>
    <w:rsid w:val="005D5728"/>
    <w:rsid w:val="005D592E"/>
    <w:rsid w:val="005E2145"/>
    <w:rsid w:val="005E467D"/>
    <w:rsid w:val="005E52C6"/>
    <w:rsid w:val="005F000A"/>
    <w:rsid w:val="00610DB3"/>
    <w:rsid w:val="00614FE3"/>
    <w:rsid w:val="00616091"/>
    <w:rsid w:val="00630B00"/>
    <w:rsid w:val="00631101"/>
    <w:rsid w:val="00631D53"/>
    <w:rsid w:val="00631ECC"/>
    <w:rsid w:val="00632667"/>
    <w:rsid w:val="00632907"/>
    <w:rsid w:val="006376C7"/>
    <w:rsid w:val="00650298"/>
    <w:rsid w:val="0065186D"/>
    <w:rsid w:val="00665CB0"/>
    <w:rsid w:val="006703E7"/>
    <w:rsid w:val="0067545A"/>
    <w:rsid w:val="006838D5"/>
    <w:rsid w:val="00684B89"/>
    <w:rsid w:val="00684C14"/>
    <w:rsid w:val="006866EA"/>
    <w:rsid w:val="00694C03"/>
    <w:rsid w:val="006A06D6"/>
    <w:rsid w:val="006A09E2"/>
    <w:rsid w:val="006B0D19"/>
    <w:rsid w:val="006B1426"/>
    <w:rsid w:val="006C1AE2"/>
    <w:rsid w:val="006C78A2"/>
    <w:rsid w:val="006D3794"/>
    <w:rsid w:val="006E6F7C"/>
    <w:rsid w:val="006F70E0"/>
    <w:rsid w:val="006F787C"/>
    <w:rsid w:val="00702DDD"/>
    <w:rsid w:val="00711471"/>
    <w:rsid w:val="00721925"/>
    <w:rsid w:val="00723B54"/>
    <w:rsid w:val="00724A6F"/>
    <w:rsid w:val="00724C66"/>
    <w:rsid w:val="00731D2D"/>
    <w:rsid w:val="00742DA6"/>
    <w:rsid w:val="007431FF"/>
    <w:rsid w:val="00743F63"/>
    <w:rsid w:val="00750878"/>
    <w:rsid w:val="007548BC"/>
    <w:rsid w:val="00760913"/>
    <w:rsid w:val="007621BE"/>
    <w:rsid w:val="00772032"/>
    <w:rsid w:val="007739A9"/>
    <w:rsid w:val="007772E2"/>
    <w:rsid w:val="00782CD6"/>
    <w:rsid w:val="00783407"/>
    <w:rsid w:val="00791E49"/>
    <w:rsid w:val="007935B7"/>
    <w:rsid w:val="00797774"/>
    <w:rsid w:val="00797B50"/>
    <w:rsid w:val="007A000A"/>
    <w:rsid w:val="007D2C64"/>
    <w:rsid w:val="007E1D0C"/>
    <w:rsid w:val="007E3C31"/>
    <w:rsid w:val="007E61E5"/>
    <w:rsid w:val="007E63BC"/>
    <w:rsid w:val="007F0049"/>
    <w:rsid w:val="007F0747"/>
    <w:rsid w:val="007F6527"/>
    <w:rsid w:val="00800DB8"/>
    <w:rsid w:val="00804441"/>
    <w:rsid w:val="008122CC"/>
    <w:rsid w:val="008234E9"/>
    <w:rsid w:val="00823AF8"/>
    <w:rsid w:val="00830673"/>
    <w:rsid w:val="00833351"/>
    <w:rsid w:val="008368A9"/>
    <w:rsid w:val="00837518"/>
    <w:rsid w:val="008424A2"/>
    <w:rsid w:val="00842F86"/>
    <w:rsid w:val="008515F1"/>
    <w:rsid w:val="008561B2"/>
    <w:rsid w:val="00856AB5"/>
    <w:rsid w:val="00857CAE"/>
    <w:rsid w:val="00860F6B"/>
    <w:rsid w:val="00861CBB"/>
    <w:rsid w:val="0086241A"/>
    <w:rsid w:val="0087007F"/>
    <w:rsid w:val="00880BD9"/>
    <w:rsid w:val="00883AB9"/>
    <w:rsid w:val="0088478E"/>
    <w:rsid w:val="00891B0C"/>
    <w:rsid w:val="00897458"/>
    <w:rsid w:val="008A2E2F"/>
    <w:rsid w:val="008B2217"/>
    <w:rsid w:val="008B38F8"/>
    <w:rsid w:val="008B7F64"/>
    <w:rsid w:val="008C049C"/>
    <w:rsid w:val="008C4AF7"/>
    <w:rsid w:val="008C5C52"/>
    <w:rsid w:val="008E298D"/>
    <w:rsid w:val="008F29FA"/>
    <w:rsid w:val="009033FC"/>
    <w:rsid w:val="00904B62"/>
    <w:rsid w:val="00912EAD"/>
    <w:rsid w:val="00925CC9"/>
    <w:rsid w:val="00926025"/>
    <w:rsid w:val="00933B50"/>
    <w:rsid w:val="00946496"/>
    <w:rsid w:val="00947F9A"/>
    <w:rsid w:val="00956399"/>
    <w:rsid w:val="009601AD"/>
    <w:rsid w:val="00963F58"/>
    <w:rsid w:val="00966495"/>
    <w:rsid w:val="00967502"/>
    <w:rsid w:val="00977E7F"/>
    <w:rsid w:val="00980CB9"/>
    <w:rsid w:val="00980E9C"/>
    <w:rsid w:val="0098430A"/>
    <w:rsid w:val="009959C7"/>
    <w:rsid w:val="009B0896"/>
    <w:rsid w:val="009B08D4"/>
    <w:rsid w:val="009B0FF7"/>
    <w:rsid w:val="009B2B6D"/>
    <w:rsid w:val="009B3DB8"/>
    <w:rsid w:val="009C156F"/>
    <w:rsid w:val="009C163A"/>
    <w:rsid w:val="009D0222"/>
    <w:rsid w:val="009D2AB3"/>
    <w:rsid w:val="009F4428"/>
    <w:rsid w:val="00A157C3"/>
    <w:rsid w:val="00A16343"/>
    <w:rsid w:val="00A16FE4"/>
    <w:rsid w:val="00A22750"/>
    <w:rsid w:val="00A22B4E"/>
    <w:rsid w:val="00A26203"/>
    <w:rsid w:val="00A26D5F"/>
    <w:rsid w:val="00A3439D"/>
    <w:rsid w:val="00A371AC"/>
    <w:rsid w:val="00A408EC"/>
    <w:rsid w:val="00A42A2B"/>
    <w:rsid w:val="00A43101"/>
    <w:rsid w:val="00A477E1"/>
    <w:rsid w:val="00A53F40"/>
    <w:rsid w:val="00A66763"/>
    <w:rsid w:val="00A71744"/>
    <w:rsid w:val="00A71933"/>
    <w:rsid w:val="00A76B7C"/>
    <w:rsid w:val="00A82FB3"/>
    <w:rsid w:val="00A87D36"/>
    <w:rsid w:val="00AA265B"/>
    <w:rsid w:val="00AA5AB2"/>
    <w:rsid w:val="00AB3CC1"/>
    <w:rsid w:val="00AB49E3"/>
    <w:rsid w:val="00AB62FD"/>
    <w:rsid w:val="00AB65B3"/>
    <w:rsid w:val="00AC1838"/>
    <w:rsid w:val="00AC32B1"/>
    <w:rsid w:val="00AC5A9F"/>
    <w:rsid w:val="00AD35D3"/>
    <w:rsid w:val="00AD495F"/>
    <w:rsid w:val="00AD6E02"/>
    <w:rsid w:val="00AE542E"/>
    <w:rsid w:val="00AE6C01"/>
    <w:rsid w:val="00B007D4"/>
    <w:rsid w:val="00B033F5"/>
    <w:rsid w:val="00B05EDC"/>
    <w:rsid w:val="00B1016D"/>
    <w:rsid w:val="00B130A0"/>
    <w:rsid w:val="00B322C2"/>
    <w:rsid w:val="00B33442"/>
    <w:rsid w:val="00B37A76"/>
    <w:rsid w:val="00B50873"/>
    <w:rsid w:val="00B543BB"/>
    <w:rsid w:val="00B5605C"/>
    <w:rsid w:val="00B57DF2"/>
    <w:rsid w:val="00B72B37"/>
    <w:rsid w:val="00B87FB9"/>
    <w:rsid w:val="00B91D42"/>
    <w:rsid w:val="00B92BCA"/>
    <w:rsid w:val="00B93232"/>
    <w:rsid w:val="00B93BF9"/>
    <w:rsid w:val="00BA01AA"/>
    <w:rsid w:val="00BA6CB3"/>
    <w:rsid w:val="00BB0FF7"/>
    <w:rsid w:val="00BC11EF"/>
    <w:rsid w:val="00BC203D"/>
    <w:rsid w:val="00BC3CAE"/>
    <w:rsid w:val="00BC508B"/>
    <w:rsid w:val="00BD3713"/>
    <w:rsid w:val="00BD3924"/>
    <w:rsid w:val="00BD714F"/>
    <w:rsid w:val="00BE3540"/>
    <w:rsid w:val="00BE6E66"/>
    <w:rsid w:val="00BF32E3"/>
    <w:rsid w:val="00BF5A85"/>
    <w:rsid w:val="00BF5C58"/>
    <w:rsid w:val="00C05830"/>
    <w:rsid w:val="00C10FD2"/>
    <w:rsid w:val="00C12480"/>
    <w:rsid w:val="00C22278"/>
    <w:rsid w:val="00C2437B"/>
    <w:rsid w:val="00C302EC"/>
    <w:rsid w:val="00C30A52"/>
    <w:rsid w:val="00C329D8"/>
    <w:rsid w:val="00C6143E"/>
    <w:rsid w:val="00C62BBD"/>
    <w:rsid w:val="00C67F2D"/>
    <w:rsid w:val="00C8268B"/>
    <w:rsid w:val="00C925F1"/>
    <w:rsid w:val="00C9638E"/>
    <w:rsid w:val="00C96661"/>
    <w:rsid w:val="00CA4A6E"/>
    <w:rsid w:val="00CA5AFB"/>
    <w:rsid w:val="00CB42C1"/>
    <w:rsid w:val="00CB7E4D"/>
    <w:rsid w:val="00CC6777"/>
    <w:rsid w:val="00CC6C0D"/>
    <w:rsid w:val="00CD040F"/>
    <w:rsid w:val="00CD0D27"/>
    <w:rsid w:val="00CD448C"/>
    <w:rsid w:val="00CD6A75"/>
    <w:rsid w:val="00CF2890"/>
    <w:rsid w:val="00CF5EF3"/>
    <w:rsid w:val="00D01678"/>
    <w:rsid w:val="00D02D66"/>
    <w:rsid w:val="00D07768"/>
    <w:rsid w:val="00D17CAD"/>
    <w:rsid w:val="00D247EC"/>
    <w:rsid w:val="00D274C9"/>
    <w:rsid w:val="00D4031B"/>
    <w:rsid w:val="00D519FD"/>
    <w:rsid w:val="00D62227"/>
    <w:rsid w:val="00D660F5"/>
    <w:rsid w:val="00D7290B"/>
    <w:rsid w:val="00D84D4A"/>
    <w:rsid w:val="00D9152D"/>
    <w:rsid w:val="00D91676"/>
    <w:rsid w:val="00D91E32"/>
    <w:rsid w:val="00D951DC"/>
    <w:rsid w:val="00D97C9E"/>
    <w:rsid w:val="00D97D13"/>
    <w:rsid w:val="00DA3931"/>
    <w:rsid w:val="00DA5249"/>
    <w:rsid w:val="00DB27C2"/>
    <w:rsid w:val="00DB28EC"/>
    <w:rsid w:val="00DB2B38"/>
    <w:rsid w:val="00DB3F65"/>
    <w:rsid w:val="00DB6488"/>
    <w:rsid w:val="00DB6AAA"/>
    <w:rsid w:val="00DC026D"/>
    <w:rsid w:val="00DC5312"/>
    <w:rsid w:val="00DC5A4B"/>
    <w:rsid w:val="00DD1A29"/>
    <w:rsid w:val="00DD34B5"/>
    <w:rsid w:val="00DD472D"/>
    <w:rsid w:val="00DD48F2"/>
    <w:rsid w:val="00DD7753"/>
    <w:rsid w:val="00DE049B"/>
    <w:rsid w:val="00DE0BA3"/>
    <w:rsid w:val="00DE44EB"/>
    <w:rsid w:val="00DE5515"/>
    <w:rsid w:val="00E04673"/>
    <w:rsid w:val="00E23E84"/>
    <w:rsid w:val="00E267D8"/>
    <w:rsid w:val="00E326A4"/>
    <w:rsid w:val="00E34C06"/>
    <w:rsid w:val="00E46E6A"/>
    <w:rsid w:val="00E5324E"/>
    <w:rsid w:val="00E54843"/>
    <w:rsid w:val="00E570B7"/>
    <w:rsid w:val="00E60672"/>
    <w:rsid w:val="00E65A8E"/>
    <w:rsid w:val="00E75195"/>
    <w:rsid w:val="00E82346"/>
    <w:rsid w:val="00E93FAD"/>
    <w:rsid w:val="00EA4E51"/>
    <w:rsid w:val="00EB4E4E"/>
    <w:rsid w:val="00EB4FE3"/>
    <w:rsid w:val="00EC26CC"/>
    <w:rsid w:val="00ED2D2E"/>
    <w:rsid w:val="00ED5977"/>
    <w:rsid w:val="00ED7E2F"/>
    <w:rsid w:val="00EE25D4"/>
    <w:rsid w:val="00EF20AC"/>
    <w:rsid w:val="00EF5309"/>
    <w:rsid w:val="00EF7B25"/>
    <w:rsid w:val="00F02929"/>
    <w:rsid w:val="00F0502E"/>
    <w:rsid w:val="00F0702A"/>
    <w:rsid w:val="00F071F2"/>
    <w:rsid w:val="00F100CA"/>
    <w:rsid w:val="00F15CF9"/>
    <w:rsid w:val="00F34757"/>
    <w:rsid w:val="00F365B5"/>
    <w:rsid w:val="00F374E8"/>
    <w:rsid w:val="00F40599"/>
    <w:rsid w:val="00F55B00"/>
    <w:rsid w:val="00F60611"/>
    <w:rsid w:val="00F73147"/>
    <w:rsid w:val="00F74E95"/>
    <w:rsid w:val="00F77124"/>
    <w:rsid w:val="00F85FFC"/>
    <w:rsid w:val="00F921F4"/>
    <w:rsid w:val="00F967E5"/>
    <w:rsid w:val="00F97902"/>
    <w:rsid w:val="00FA39D3"/>
    <w:rsid w:val="00FA79C3"/>
    <w:rsid w:val="00FB3906"/>
    <w:rsid w:val="00FB6187"/>
    <w:rsid w:val="00FB6867"/>
    <w:rsid w:val="00FB7525"/>
    <w:rsid w:val="00FC25B8"/>
    <w:rsid w:val="00FC345D"/>
    <w:rsid w:val="00FC5794"/>
    <w:rsid w:val="00FE0C43"/>
    <w:rsid w:val="00FF11CE"/>
    <w:rsid w:val="00FF527D"/>
    <w:rsid w:val="00FF5BC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E5744"/>
  <w15:chartTrackingRefBased/>
  <w15:docId w15:val="{4816AFF3-7E9D-4242-9194-1447B5349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zh-CN"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_Text"/>
    <w:qFormat/>
    <w:rsid w:val="0098430A"/>
    <w:pPr>
      <w:spacing w:after="180" w:line="360" w:lineRule="auto"/>
      <w:contextualSpacing/>
      <w:jc w:val="both"/>
    </w:pPr>
    <w:rPr>
      <w:rFonts w:ascii="Times New Roman" w:hAnsi="Times New Roman"/>
      <w:lang w:val="en-GB"/>
    </w:rPr>
  </w:style>
  <w:style w:type="paragraph" w:styleId="berschrift1">
    <w:name w:val="heading 1"/>
    <w:basedOn w:val="Standard"/>
    <w:next w:val="Standard"/>
    <w:link w:val="berschrift1Zchn"/>
    <w:uiPriority w:val="9"/>
    <w:qFormat/>
    <w:rsid w:val="004E2A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957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5710"/>
  </w:style>
  <w:style w:type="paragraph" w:styleId="Fuzeile">
    <w:name w:val="footer"/>
    <w:basedOn w:val="Standard"/>
    <w:link w:val="FuzeileZchn"/>
    <w:uiPriority w:val="99"/>
    <w:unhideWhenUsed/>
    <w:rsid w:val="003957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5710"/>
  </w:style>
  <w:style w:type="character" w:styleId="Hyperlink">
    <w:name w:val="Hyperlink"/>
    <w:basedOn w:val="Absatz-Standardschriftart"/>
    <w:uiPriority w:val="99"/>
    <w:unhideWhenUsed/>
    <w:rsid w:val="00395710"/>
    <w:rPr>
      <w:color w:val="0563C1" w:themeColor="hyperlink"/>
      <w:u w:val="single"/>
    </w:rPr>
  </w:style>
  <w:style w:type="character" w:customStyle="1" w:styleId="NichtaufgelsteErwhnung1">
    <w:name w:val="Nicht aufgelöste Erwähnung1"/>
    <w:basedOn w:val="Absatz-Standardschriftart"/>
    <w:uiPriority w:val="99"/>
    <w:semiHidden/>
    <w:unhideWhenUsed/>
    <w:rsid w:val="00395710"/>
    <w:rPr>
      <w:color w:val="605E5C"/>
      <w:shd w:val="clear" w:color="auto" w:fill="E1DFDD"/>
    </w:rPr>
  </w:style>
  <w:style w:type="paragraph" w:customStyle="1" w:styleId="berschrift1ohneNummerierung">
    <w:name w:val="Überschrift_1_ohne_Nummerierung"/>
    <w:basedOn w:val="berschrift1"/>
    <w:next w:val="berschrift1"/>
    <w:link w:val="berschrift1ohneNummerierungZchn"/>
    <w:autoRedefine/>
    <w:qFormat/>
    <w:rsid w:val="00B05EDC"/>
    <w:pPr>
      <w:keepNext w:val="0"/>
      <w:keepLines w:val="0"/>
      <w:widowControl w:val="0"/>
      <w:autoSpaceDE w:val="0"/>
      <w:autoSpaceDN w:val="0"/>
      <w:adjustRightInd w:val="0"/>
      <w:spacing w:before="120" w:after="120"/>
    </w:pPr>
    <w:rPr>
      <w:rFonts w:ascii="Times New Roman" w:hAnsi="Times New Roman" w:cs="Times New Roman"/>
      <w:b/>
      <w:color w:val="auto"/>
      <w:sz w:val="36"/>
      <w:szCs w:val="34"/>
    </w:rPr>
  </w:style>
  <w:style w:type="paragraph" w:styleId="KeinLeerraum">
    <w:name w:val="No Spacing"/>
    <w:uiPriority w:val="1"/>
    <w:rsid w:val="00021C69"/>
    <w:pPr>
      <w:spacing w:after="0"/>
    </w:pPr>
  </w:style>
  <w:style w:type="character" w:customStyle="1" w:styleId="berschrift1Zchn">
    <w:name w:val="Überschrift 1 Zchn"/>
    <w:basedOn w:val="Absatz-Standardschriftart"/>
    <w:link w:val="berschrift1"/>
    <w:uiPriority w:val="9"/>
    <w:rsid w:val="004E2AE4"/>
    <w:rPr>
      <w:rFonts w:asciiTheme="majorHAnsi" w:eastAsiaTheme="majorEastAsia" w:hAnsiTheme="majorHAnsi" w:cstheme="majorBidi"/>
      <w:color w:val="2F5496" w:themeColor="accent1" w:themeShade="BF"/>
      <w:sz w:val="32"/>
      <w:szCs w:val="32"/>
    </w:rPr>
  </w:style>
  <w:style w:type="character" w:customStyle="1" w:styleId="berschrift1ohneNummerierungZchn">
    <w:name w:val="Überschrift_1_ohne_Nummerierung Zchn"/>
    <w:basedOn w:val="berschrift1Zchn"/>
    <w:link w:val="berschrift1ohneNummerierung"/>
    <w:rsid w:val="00B05EDC"/>
    <w:rPr>
      <w:rFonts w:ascii="Times New Roman" w:eastAsiaTheme="majorEastAsia" w:hAnsi="Times New Roman" w:cs="Times New Roman"/>
      <w:b/>
      <w:color w:val="2F5496" w:themeColor="accent1" w:themeShade="BF"/>
      <w:sz w:val="36"/>
      <w:szCs w:val="34"/>
    </w:rPr>
  </w:style>
  <w:style w:type="paragraph" w:styleId="Verzeichnis2">
    <w:name w:val="toc 2"/>
    <w:basedOn w:val="Standard"/>
    <w:next w:val="Standard"/>
    <w:autoRedefine/>
    <w:uiPriority w:val="39"/>
    <w:unhideWhenUsed/>
    <w:rsid w:val="00135336"/>
    <w:pPr>
      <w:spacing w:after="0"/>
      <w:ind w:left="221"/>
    </w:pPr>
  </w:style>
  <w:style w:type="paragraph" w:styleId="Verzeichnis1">
    <w:name w:val="toc 1"/>
    <w:basedOn w:val="Standard"/>
    <w:next w:val="Standard"/>
    <w:link w:val="Verzeichnis1Zchn"/>
    <w:autoRedefine/>
    <w:uiPriority w:val="39"/>
    <w:unhideWhenUsed/>
    <w:rsid w:val="00631D53"/>
    <w:pPr>
      <w:tabs>
        <w:tab w:val="left" w:pos="440"/>
        <w:tab w:val="right" w:leader="dot" w:pos="9062"/>
      </w:tabs>
      <w:spacing w:before="120" w:after="120" w:line="240" w:lineRule="auto"/>
      <w:contextualSpacing w:val="0"/>
    </w:pPr>
    <w:rPr>
      <w:b/>
      <w:noProof/>
    </w:rPr>
  </w:style>
  <w:style w:type="paragraph" w:styleId="Index3">
    <w:name w:val="index 3"/>
    <w:basedOn w:val="Standard"/>
    <w:next w:val="Standard"/>
    <w:semiHidden/>
    <w:rsid w:val="0037774E"/>
    <w:pPr>
      <w:tabs>
        <w:tab w:val="right" w:leader="dot" w:pos="4459"/>
      </w:tabs>
      <w:spacing w:after="0"/>
      <w:ind w:left="720" w:hanging="240"/>
    </w:pPr>
    <w:rPr>
      <w:rFonts w:eastAsia="Times New Roman" w:cs="Times New Roman"/>
      <w:sz w:val="24"/>
      <w:szCs w:val="20"/>
      <w:lang w:val="en-US" w:eastAsia="de-DE"/>
    </w:rPr>
  </w:style>
  <w:style w:type="paragraph" w:customStyle="1" w:styleId="berschrift1mitNummerierung">
    <w:name w:val="Überschrift_1_mit_Nummerierung"/>
    <w:link w:val="berschrift1mitNummerierungZchn"/>
    <w:autoRedefine/>
    <w:qFormat/>
    <w:rsid w:val="006C78A2"/>
    <w:pPr>
      <w:numPr>
        <w:numId w:val="1"/>
      </w:numPr>
      <w:spacing w:before="120" w:line="360" w:lineRule="auto"/>
      <w:ind w:left="567" w:hanging="567"/>
      <w:outlineLvl w:val="0"/>
    </w:pPr>
    <w:rPr>
      <w:rFonts w:ascii="Times New Roman" w:eastAsiaTheme="majorEastAsia" w:hAnsi="Times New Roman" w:cs="Times New Roman"/>
      <w:b/>
      <w:sz w:val="36"/>
      <w:szCs w:val="34"/>
    </w:rPr>
  </w:style>
  <w:style w:type="character" w:customStyle="1" w:styleId="berschrift1mitNummerierungZchn">
    <w:name w:val="Überschrift_1_mit_Nummerierung Zchn"/>
    <w:basedOn w:val="berschrift1ohneNummerierungZchn"/>
    <w:link w:val="berschrift1mitNummerierung"/>
    <w:rsid w:val="006C78A2"/>
    <w:rPr>
      <w:rFonts w:ascii="Times New Roman" w:eastAsiaTheme="majorEastAsia" w:hAnsi="Times New Roman" w:cs="Times New Roman"/>
      <w:b/>
      <w:color w:val="2F5496" w:themeColor="accent1" w:themeShade="BF"/>
      <w:sz w:val="36"/>
      <w:szCs w:val="34"/>
    </w:rPr>
  </w:style>
  <w:style w:type="character" w:styleId="BesuchterLink">
    <w:name w:val="FollowedHyperlink"/>
    <w:basedOn w:val="Absatz-Standardschriftart"/>
    <w:uiPriority w:val="99"/>
    <w:semiHidden/>
    <w:unhideWhenUsed/>
    <w:rsid w:val="00212EDE"/>
    <w:rPr>
      <w:color w:val="954F72" w:themeColor="followedHyperlink"/>
      <w:u w:val="single"/>
    </w:rPr>
  </w:style>
  <w:style w:type="paragraph" w:styleId="Listenabsatz">
    <w:name w:val="List Paragraph"/>
    <w:basedOn w:val="Standard"/>
    <w:link w:val="ListenabsatzZchn"/>
    <w:uiPriority w:val="34"/>
    <w:qFormat/>
    <w:rsid w:val="00D84D4A"/>
    <w:pPr>
      <w:ind w:left="720"/>
    </w:pPr>
  </w:style>
  <w:style w:type="paragraph" w:customStyle="1" w:styleId="Anhang-berschriften">
    <w:name w:val="Anhang - Überschriften"/>
    <w:basedOn w:val="Listenabsatz"/>
    <w:link w:val="Anhang-berschriftenZchn"/>
    <w:qFormat/>
    <w:rsid w:val="00135336"/>
    <w:pPr>
      <w:numPr>
        <w:numId w:val="6"/>
      </w:numPr>
      <w:ind w:left="567" w:hanging="567"/>
      <w:outlineLvl w:val="1"/>
    </w:pPr>
    <w:rPr>
      <w:b/>
      <w:sz w:val="36"/>
    </w:rPr>
  </w:style>
  <w:style w:type="paragraph" w:customStyle="1" w:styleId="berschriftenmitNummerierungEbene2">
    <w:name w:val="Überschriften_mit_Nummerierung_Ebene_2"/>
    <w:link w:val="berschriftenmitNummerierungEbene2Zchn"/>
    <w:qFormat/>
    <w:rsid w:val="007548BC"/>
    <w:pPr>
      <w:numPr>
        <w:ilvl w:val="1"/>
        <w:numId w:val="1"/>
      </w:numPr>
      <w:spacing w:before="120" w:line="360" w:lineRule="auto"/>
      <w:ind w:left="680" w:hanging="680"/>
      <w:outlineLvl w:val="1"/>
    </w:pPr>
    <w:rPr>
      <w:rFonts w:ascii="Times New Roman" w:eastAsiaTheme="majorEastAsia" w:hAnsi="Times New Roman" w:cs="Times New Roman"/>
      <w:b/>
      <w:sz w:val="32"/>
      <w:szCs w:val="34"/>
    </w:rPr>
  </w:style>
  <w:style w:type="character" w:customStyle="1" w:styleId="ListenabsatzZchn">
    <w:name w:val="Listenabsatz Zchn"/>
    <w:basedOn w:val="Absatz-Standardschriftart"/>
    <w:link w:val="Listenabsatz"/>
    <w:uiPriority w:val="34"/>
    <w:rsid w:val="00E54843"/>
    <w:rPr>
      <w:rFonts w:ascii="Times New Roman" w:hAnsi="Times New Roman"/>
    </w:rPr>
  </w:style>
  <w:style w:type="character" w:customStyle="1" w:styleId="Anhang-berschriftenZchn">
    <w:name w:val="Anhang - Überschriften Zchn"/>
    <w:basedOn w:val="ListenabsatzZchn"/>
    <w:link w:val="Anhang-berschriften"/>
    <w:rsid w:val="00135336"/>
    <w:rPr>
      <w:rFonts w:ascii="Times New Roman" w:hAnsi="Times New Roman"/>
      <w:b/>
      <w:sz w:val="36"/>
    </w:rPr>
  </w:style>
  <w:style w:type="paragraph" w:customStyle="1" w:styleId="berschriftenmitNummerierungEbene3">
    <w:name w:val="Überschriften_mit_Nummerierung_Ebene_3"/>
    <w:link w:val="berschriftenmitNummerierungEbene3Zchn"/>
    <w:qFormat/>
    <w:rsid w:val="007548BC"/>
    <w:pPr>
      <w:numPr>
        <w:ilvl w:val="2"/>
        <w:numId w:val="1"/>
      </w:numPr>
      <w:spacing w:before="120" w:line="360" w:lineRule="auto"/>
      <w:ind w:left="964" w:hanging="964"/>
      <w:outlineLvl w:val="2"/>
    </w:pPr>
    <w:rPr>
      <w:rFonts w:ascii="Times New Roman" w:eastAsiaTheme="majorEastAsia" w:hAnsi="Times New Roman" w:cs="Times New Roman"/>
      <w:b/>
      <w:sz w:val="32"/>
      <w:szCs w:val="34"/>
    </w:rPr>
  </w:style>
  <w:style w:type="character" w:customStyle="1" w:styleId="berschriftenmitNummerierungEbene2Zchn">
    <w:name w:val="Überschriften_mit_Nummerierung_Ebene_2 Zchn"/>
    <w:basedOn w:val="berschrift1mitNummerierungZchn"/>
    <w:link w:val="berschriftenmitNummerierungEbene2"/>
    <w:rsid w:val="007548BC"/>
    <w:rPr>
      <w:rFonts w:ascii="Times New Roman" w:eastAsiaTheme="majorEastAsia" w:hAnsi="Times New Roman" w:cs="Times New Roman"/>
      <w:b/>
      <w:color w:val="2F5496" w:themeColor="accent1" w:themeShade="BF"/>
      <w:sz w:val="32"/>
      <w:szCs w:val="34"/>
    </w:rPr>
  </w:style>
  <w:style w:type="paragraph" w:styleId="Verzeichnis3">
    <w:name w:val="toc 3"/>
    <w:basedOn w:val="Standard"/>
    <w:next w:val="Standard"/>
    <w:autoRedefine/>
    <w:uiPriority w:val="39"/>
    <w:unhideWhenUsed/>
    <w:rsid w:val="00135336"/>
    <w:pPr>
      <w:spacing w:after="0"/>
      <w:ind w:left="442"/>
    </w:pPr>
  </w:style>
  <w:style w:type="character" w:customStyle="1" w:styleId="berschriftenmitNummerierungEbene3Zchn">
    <w:name w:val="Überschriften_mit_Nummerierung_Ebene_3 Zchn"/>
    <w:basedOn w:val="Absatz-Standardschriftart"/>
    <w:link w:val="berschriftenmitNummerierungEbene3"/>
    <w:rsid w:val="007548BC"/>
    <w:rPr>
      <w:rFonts w:ascii="Times New Roman" w:eastAsiaTheme="majorEastAsia" w:hAnsi="Times New Roman" w:cs="Times New Roman"/>
      <w:b/>
      <w:sz w:val="32"/>
      <w:szCs w:val="34"/>
    </w:rPr>
  </w:style>
  <w:style w:type="paragraph" w:customStyle="1" w:styleId="berschriftEbene1Inhaltsverzeichnis">
    <w:name w:val="Überschrift Ebene_1_Inhaltsverzeichnis"/>
    <w:basedOn w:val="Verzeichnis1"/>
    <w:link w:val="berschriftEbene1InhaltsverzeichnisZchn"/>
    <w:qFormat/>
    <w:rsid w:val="00393552"/>
    <w:rPr>
      <w:b w:val="0"/>
    </w:rPr>
  </w:style>
  <w:style w:type="character" w:customStyle="1" w:styleId="Verzeichnis1Zchn">
    <w:name w:val="Verzeichnis 1 Zchn"/>
    <w:basedOn w:val="Absatz-Standardschriftart"/>
    <w:link w:val="Verzeichnis1"/>
    <w:uiPriority w:val="39"/>
    <w:rsid w:val="00631D53"/>
    <w:rPr>
      <w:rFonts w:ascii="Times New Roman" w:hAnsi="Times New Roman"/>
      <w:b/>
      <w:noProof/>
    </w:rPr>
  </w:style>
  <w:style w:type="character" w:customStyle="1" w:styleId="berschriftEbene1InhaltsverzeichnisZchn">
    <w:name w:val="Überschrift Ebene_1_Inhaltsverzeichnis Zchn"/>
    <w:basedOn w:val="Verzeichnis1Zchn"/>
    <w:link w:val="berschriftEbene1Inhaltsverzeichnis"/>
    <w:rsid w:val="00393552"/>
    <w:rPr>
      <w:rFonts w:ascii="Times New Roman" w:hAnsi="Times New Roman"/>
      <w:b w:val="0"/>
      <w:noProof/>
    </w:rPr>
  </w:style>
  <w:style w:type="paragraph" w:customStyle="1" w:styleId="berschriftEbene1nichtinInhaltsverzeichnis">
    <w:name w:val="Überschrift_Ebene_1_nicht_in_Inhaltsverzeichnis"/>
    <w:basedOn w:val="berschrift1ohneNummerierung"/>
    <w:link w:val="berschriftEbene1nichtinInhaltsverzeichnisZchn"/>
    <w:qFormat/>
    <w:rsid w:val="0029783B"/>
    <w:pPr>
      <w:outlineLvl w:val="9"/>
    </w:pPr>
  </w:style>
  <w:style w:type="character" w:customStyle="1" w:styleId="berschriftEbene1nichtinInhaltsverzeichnisZchn">
    <w:name w:val="Überschrift_Ebene_1_nicht_in_Inhaltsverzeichnis Zchn"/>
    <w:basedOn w:val="berschrift1ohneNummerierungZchn"/>
    <w:link w:val="berschriftEbene1nichtinInhaltsverzeichnis"/>
    <w:rsid w:val="0029783B"/>
    <w:rPr>
      <w:rFonts w:ascii="Times New Roman" w:eastAsiaTheme="majorEastAsia" w:hAnsi="Times New Roman" w:cs="Times New Roman"/>
      <w:b/>
      <w:color w:val="2F5496" w:themeColor="accent1" w:themeShade="BF"/>
      <w:sz w:val="36"/>
      <w:szCs w:val="34"/>
    </w:rPr>
  </w:style>
  <w:style w:type="paragraph" w:customStyle="1" w:styleId="CitaviBibliographyEntry">
    <w:name w:val="Citavi Bibliography Entry"/>
    <w:basedOn w:val="Standard"/>
    <w:link w:val="CitaviBibliographyEntryZchn"/>
    <w:rsid w:val="006B1426"/>
    <w:pPr>
      <w:tabs>
        <w:tab w:val="left" w:pos="283"/>
      </w:tabs>
      <w:spacing w:after="0" w:line="259" w:lineRule="auto"/>
      <w:ind w:left="283" w:hanging="283"/>
      <w:contextualSpacing w:val="0"/>
    </w:pPr>
    <w:rPr>
      <w:rFonts w:asciiTheme="minorHAnsi" w:eastAsiaTheme="minorHAnsi" w:hAnsiTheme="minorHAnsi"/>
      <w:lang w:eastAsia="en-US"/>
    </w:rPr>
  </w:style>
  <w:style w:type="character" w:customStyle="1" w:styleId="CitaviBibliographyEntryZchn">
    <w:name w:val="Citavi Bibliography Entry Zchn"/>
    <w:basedOn w:val="Absatz-Standardschriftart"/>
    <w:link w:val="CitaviBibliographyEntry"/>
    <w:rsid w:val="006B1426"/>
    <w:rPr>
      <w:rFonts w:eastAsiaTheme="minorHAnsi"/>
      <w:lang w:eastAsia="en-US"/>
    </w:rPr>
  </w:style>
  <w:style w:type="table" w:styleId="Tabellenraster">
    <w:name w:val="Table Grid"/>
    <w:basedOn w:val="NormaleTabelle"/>
    <w:uiPriority w:val="39"/>
    <w:rsid w:val="000608C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A155A"/>
    <w:pPr>
      <w:keepNext/>
      <w:spacing w:after="200" w:line="240" w:lineRule="auto"/>
      <w:jc w:val="center"/>
    </w:pPr>
    <w:rPr>
      <w:i/>
      <w:iCs/>
      <w:szCs w:val="18"/>
    </w:rPr>
  </w:style>
  <w:style w:type="paragraph" w:styleId="Abbildungsverzeichnis">
    <w:name w:val="table of figures"/>
    <w:basedOn w:val="Standard"/>
    <w:next w:val="Standard"/>
    <w:uiPriority w:val="99"/>
    <w:unhideWhenUsed/>
    <w:rsid w:val="00A26D5F"/>
    <w:pPr>
      <w:spacing w:after="0"/>
    </w:pPr>
  </w:style>
  <w:style w:type="character" w:customStyle="1" w:styleId="st">
    <w:name w:val="st"/>
    <w:basedOn w:val="Absatz-Standardschriftart"/>
    <w:rsid w:val="00E326A4"/>
  </w:style>
  <w:style w:type="character" w:customStyle="1" w:styleId="Titel1">
    <w:name w:val="Titel1"/>
    <w:basedOn w:val="Absatz-Standardschriftart"/>
    <w:rsid w:val="00E326A4"/>
  </w:style>
  <w:style w:type="character" w:customStyle="1" w:styleId="highlight">
    <w:name w:val="highlight"/>
    <w:basedOn w:val="Absatz-Standardschriftart"/>
    <w:rsid w:val="00946496"/>
  </w:style>
  <w:style w:type="paragraph" w:styleId="Literaturverzeichnis">
    <w:name w:val="Bibliography"/>
    <w:basedOn w:val="Standard"/>
    <w:next w:val="Standard"/>
    <w:uiPriority w:val="37"/>
    <w:unhideWhenUsed/>
    <w:rsid w:val="00A16FE4"/>
    <w:pPr>
      <w:tabs>
        <w:tab w:val="left" w:pos="504"/>
      </w:tabs>
      <w:spacing w:after="0" w:line="240" w:lineRule="auto"/>
      <w:ind w:left="504" w:hanging="504"/>
    </w:pPr>
  </w:style>
  <w:style w:type="paragraph" w:styleId="StandardWeb">
    <w:name w:val="Normal (Web)"/>
    <w:basedOn w:val="Standard"/>
    <w:uiPriority w:val="99"/>
    <w:semiHidden/>
    <w:unhideWhenUsed/>
    <w:rsid w:val="00430E24"/>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090088">
      <w:bodyDiv w:val="1"/>
      <w:marLeft w:val="0"/>
      <w:marRight w:val="0"/>
      <w:marTop w:val="0"/>
      <w:marBottom w:val="0"/>
      <w:divBdr>
        <w:top w:val="none" w:sz="0" w:space="0" w:color="auto"/>
        <w:left w:val="none" w:sz="0" w:space="0" w:color="auto"/>
        <w:bottom w:val="none" w:sz="0" w:space="0" w:color="auto"/>
        <w:right w:val="none" w:sz="0" w:space="0" w:color="auto"/>
      </w:divBdr>
    </w:div>
    <w:div w:id="163086218">
      <w:bodyDiv w:val="1"/>
      <w:marLeft w:val="0"/>
      <w:marRight w:val="0"/>
      <w:marTop w:val="0"/>
      <w:marBottom w:val="0"/>
      <w:divBdr>
        <w:top w:val="none" w:sz="0" w:space="0" w:color="auto"/>
        <w:left w:val="none" w:sz="0" w:space="0" w:color="auto"/>
        <w:bottom w:val="none" w:sz="0" w:space="0" w:color="auto"/>
        <w:right w:val="none" w:sz="0" w:space="0" w:color="auto"/>
      </w:divBdr>
    </w:div>
    <w:div w:id="215363379">
      <w:bodyDiv w:val="1"/>
      <w:marLeft w:val="0"/>
      <w:marRight w:val="0"/>
      <w:marTop w:val="0"/>
      <w:marBottom w:val="0"/>
      <w:divBdr>
        <w:top w:val="none" w:sz="0" w:space="0" w:color="auto"/>
        <w:left w:val="none" w:sz="0" w:space="0" w:color="auto"/>
        <w:bottom w:val="none" w:sz="0" w:space="0" w:color="auto"/>
        <w:right w:val="none" w:sz="0" w:space="0" w:color="auto"/>
      </w:divBdr>
    </w:div>
    <w:div w:id="228004960">
      <w:bodyDiv w:val="1"/>
      <w:marLeft w:val="0"/>
      <w:marRight w:val="0"/>
      <w:marTop w:val="0"/>
      <w:marBottom w:val="0"/>
      <w:divBdr>
        <w:top w:val="none" w:sz="0" w:space="0" w:color="auto"/>
        <w:left w:val="none" w:sz="0" w:space="0" w:color="auto"/>
        <w:bottom w:val="none" w:sz="0" w:space="0" w:color="auto"/>
        <w:right w:val="none" w:sz="0" w:space="0" w:color="auto"/>
      </w:divBdr>
    </w:div>
    <w:div w:id="260724472">
      <w:bodyDiv w:val="1"/>
      <w:marLeft w:val="0"/>
      <w:marRight w:val="0"/>
      <w:marTop w:val="0"/>
      <w:marBottom w:val="0"/>
      <w:divBdr>
        <w:top w:val="none" w:sz="0" w:space="0" w:color="auto"/>
        <w:left w:val="none" w:sz="0" w:space="0" w:color="auto"/>
        <w:bottom w:val="none" w:sz="0" w:space="0" w:color="auto"/>
        <w:right w:val="none" w:sz="0" w:space="0" w:color="auto"/>
      </w:divBdr>
    </w:div>
    <w:div w:id="284891206">
      <w:bodyDiv w:val="1"/>
      <w:marLeft w:val="0"/>
      <w:marRight w:val="0"/>
      <w:marTop w:val="0"/>
      <w:marBottom w:val="0"/>
      <w:divBdr>
        <w:top w:val="none" w:sz="0" w:space="0" w:color="auto"/>
        <w:left w:val="none" w:sz="0" w:space="0" w:color="auto"/>
        <w:bottom w:val="none" w:sz="0" w:space="0" w:color="auto"/>
        <w:right w:val="none" w:sz="0" w:space="0" w:color="auto"/>
      </w:divBdr>
    </w:div>
    <w:div w:id="293676035">
      <w:bodyDiv w:val="1"/>
      <w:marLeft w:val="0"/>
      <w:marRight w:val="0"/>
      <w:marTop w:val="0"/>
      <w:marBottom w:val="0"/>
      <w:divBdr>
        <w:top w:val="none" w:sz="0" w:space="0" w:color="auto"/>
        <w:left w:val="none" w:sz="0" w:space="0" w:color="auto"/>
        <w:bottom w:val="none" w:sz="0" w:space="0" w:color="auto"/>
        <w:right w:val="none" w:sz="0" w:space="0" w:color="auto"/>
      </w:divBdr>
    </w:div>
    <w:div w:id="377973786">
      <w:bodyDiv w:val="1"/>
      <w:marLeft w:val="0"/>
      <w:marRight w:val="0"/>
      <w:marTop w:val="0"/>
      <w:marBottom w:val="0"/>
      <w:divBdr>
        <w:top w:val="none" w:sz="0" w:space="0" w:color="auto"/>
        <w:left w:val="none" w:sz="0" w:space="0" w:color="auto"/>
        <w:bottom w:val="none" w:sz="0" w:space="0" w:color="auto"/>
        <w:right w:val="none" w:sz="0" w:space="0" w:color="auto"/>
      </w:divBdr>
    </w:div>
    <w:div w:id="476146432">
      <w:bodyDiv w:val="1"/>
      <w:marLeft w:val="0"/>
      <w:marRight w:val="0"/>
      <w:marTop w:val="0"/>
      <w:marBottom w:val="0"/>
      <w:divBdr>
        <w:top w:val="none" w:sz="0" w:space="0" w:color="auto"/>
        <w:left w:val="none" w:sz="0" w:space="0" w:color="auto"/>
        <w:bottom w:val="none" w:sz="0" w:space="0" w:color="auto"/>
        <w:right w:val="none" w:sz="0" w:space="0" w:color="auto"/>
      </w:divBdr>
    </w:div>
    <w:div w:id="523596529">
      <w:bodyDiv w:val="1"/>
      <w:marLeft w:val="0"/>
      <w:marRight w:val="0"/>
      <w:marTop w:val="0"/>
      <w:marBottom w:val="0"/>
      <w:divBdr>
        <w:top w:val="none" w:sz="0" w:space="0" w:color="auto"/>
        <w:left w:val="none" w:sz="0" w:space="0" w:color="auto"/>
        <w:bottom w:val="none" w:sz="0" w:space="0" w:color="auto"/>
        <w:right w:val="none" w:sz="0" w:space="0" w:color="auto"/>
      </w:divBdr>
    </w:div>
    <w:div w:id="552155734">
      <w:bodyDiv w:val="1"/>
      <w:marLeft w:val="0"/>
      <w:marRight w:val="0"/>
      <w:marTop w:val="0"/>
      <w:marBottom w:val="0"/>
      <w:divBdr>
        <w:top w:val="none" w:sz="0" w:space="0" w:color="auto"/>
        <w:left w:val="none" w:sz="0" w:space="0" w:color="auto"/>
        <w:bottom w:val="none" w:sz="0" w:space="0" w:color="auto"/>
        <w:right w:val="none" w:sz="0" w:space="0" w:color="auto"/>
      </w:divBdr>
    </w:div>
    <w:div w:id="556748251">
      <w:bodyDiv w:val="1"/>
      <w:marLeft w:val="0"/>
      <w:marRight w:val="0"/>
      <w:marTop w:val="0"/>
      <w:marBottom w:val="0"/>
      <w:divBdr>
        <w:top w:val="none" w:sz="0" w:space="0" w:color="auto"/>
        <w:left w:val="none" w:sz="0" w:space="0" w:color="auto"/>
        <w:bottom w:val="none" w:sz="0" w:space="0" w:color="auto"/>
        <w:right w:val="none" w:sz="0" w:space="0" w:color="auto"/>
      </w:divBdr>
    </w:div>
    <w:div w:id="605649903">
      <w:bodyDiv w:val="1"/>
      <w:marLeft w:val="0"/>
      <w:marRight w:val="0"/>
      <w:marTop w:val="0"/>
      <w:marBottom w:val="0"/>
      <w:divBdr>
        <w:top w:val="none" w:sz="0" w:space="0" w:color="auto"/>
        <w:left w:val="none" w:sz="0" w:space="0" w:color="auto"/>
        <w:bottom w:val="none" w:sz="0" w:space="0" w:color="auto"/>
        <w:right w:val="none" w:sz="0" w:space="0" w:color="auto"/>
      </w:divBdr>
      <w:divsChild>
        <w:div w:id="763301867">
          <w:marLeft w:val="0"/>
          <w:marRight w:val="0"/>
          <w:marTop w:val="0"/>
          <w:marBottom w:val="0"/>
          <w:divBdr>
            <w:top w:val="none" w:sz="0" w:space="0" w:color="auto"/>
            <w:left w:val="none" w:sz="0" w:space="0" w:color="auto"/>
            <w:bottom w:val="none" w:sz="0" w:space="0" w:color="auto"/>
            <w:right w:val="none" w:sz="0" w:space="0" w:color="auto"/>
          </w:divBdr>
        </w:div>
        <w:div w:id="1663198016">
          <w:marLeft w:val="0"/>
          <w:marRight w:val="0"/>
          <w:marTop w:val="0"/>
          <w:marBottom w:val="0"/>
          <w:divBdr>
            <w:top w:val="none" w:sz="0" w:space="0" w:color="auto"/>
            <w:left w:val="none" w:sz="0" w:space="0" w:color="auto"/>
            <w:bottom w:val="none" w:sz="0" w:space="0" w:color="auto"/>
            <w:right w:val="none" w:sz="0" w:space="0" w:color="auto"/>
          </w:divBdr>
        </w:div>
      </w:divsChild>
    </w:div>
    <w:div w:id="610362772">
      <w:bodyDiv w:val="1"/>
      <w:marLeft w:val="0"/>
      <w:marRight w:val="0"/>
      <w:marTop w:val="0"/>
      <w:marBottom w:val="0"/>
      <w:divBdr>
        <w:top w:val="none" w:sz="0" w:space="0" w:color="auto"/>
        <w:left w:val="none" w:sz="0" w:space="0" w:color="auto"/>
        <w:bottom w:val="none" w:sz="0" w:space="0" w:color="auto"/>
        <w:right w:val="none" w:sz="0" w:space="0" w:color="auto"/>
      </w:divBdr>
    </w:div>
    <w:div w:id="618295854">
      <w:bodyDiv w:val="1"/>
      <w:marLeft w:val="0"/>
      <w:marRight w:val="0"/>
      <w:marTop w:val="0"/>
      <w:marBottom w:val="0"/>
      <w:divBdr>
        <w:top w:val="none" w:sz="0" w:space="0" w:color="auto"/>
        <w:left w:val="none" w:sz="0" w:space="0" w:color="auto"/>
        <w:bottom w:val="none" w:sz="0" w:space="0" w:color="auto"/>
        <w:right w:val="none" w:sz="0" w:space="0" w:color="auto"/>
      </w:divBdr>
    </w:div>
    <w:div w:id="694312453">
      <w:bodyDiv w:val="1"/>
      <w:marLeft w:val="0"/>
      <w:marRight w:val="0"/>
      <w:marTop w:val="0"/>
      <w:marBottom w:val="0"/>
      <w:divBdr>
        <w:top w:val="none" w:sz="0" w:space="0" w:color="auto"/>
        <w:left w:val="none" w:sz="0" w:space="0" w:color="auto"/>
        <w:bottom w:val="none" w:sz="0" w:space="0" w:color="auto"/>
        <w:right w:val="none" w:sz="0" w:space="0" w:color="auto"/>
      </w:divBdr>
    </w:div>
    <w:div w:id="709381268">
      <w:bodyDiv w:val="1"/>
      <w:marLeft w:val="0"/>
      <w:marRight w:val="0"/>
      <w:marTop w:val="0"/>
      <w:marBottom w:val="0"/>
      <w:divBdr>
        <w:top w:val="none" w:sz="0" w:space="0" w:color="auto"/>
        <w:left w:val="none" w:sz="0" w:space="0" w:color="auto"/>
        <w:bottom w:val="none" w:sz="0" w:space="0" w:color="auto"/>
        <w:right w:val="none" w:sz="0" w:space="0" w:color="auto"/>
      </w:divBdr>
    </w:div>
    <w:div w:id="716661577">
      <w:bodyDiv w:val="1"/>
      <w:marLeft w:val="0"/>
      <w:marRight w:val="0"/>
      <w:marTop w:val="0"/>
      <w:marBottom w:val="0"/>
      <w:divBdr>
        <w:top w:val="none" w:sz="0" w:space="0" w:color="auto"/>
        <w:left w:val="none" w:sz="0" w:space="0" w:color="auto"/>
        <w:bottom w:val="none" w:sz="0" w:space="0" w:color="auto"/>
        <w:right w:val="none" w:sz="0" w:space="0" w:color="auto"/>
      </w:divBdr>
    </w:div>
    <w:div w:id="722488981">
      <w:bodyDiv w:val="1"/>
      <w:marLeft w:val="0"/>
      <w:marRight w:val="0"/>
      <w:marTop w:val="0"/>
      <w:marBottom w:val="0"/>
      <w:divBdr>
        <w:top w:val="none" w:sz="0" w:space="0" w:color="auto"/>
        <w:left w:val="none" w:sz="0" w:space="0" w:color="auto"/>
        <w:bottom w:val="none" w:sz="0" w:space="0" w:color="auto"/>
        <w:right w:val="none" w:sz="0" w:space="0" w:color="auto"/>
      </w:divBdr>
    </w:div>
    <w:div w:id="760874879">
      <w:bodyDiv w:val="1"/>
      <w:marLeft w:val="0"/>
      <w:marRight w:val="0"/>
      <w:marTop w:val="0"/>
      <w:marBottom w:val="0"/>
      <w:divBdr>
        <w:top w:val="none" w:sz="0" w:space="0" w:color="auto"/>
        <w:left w:val="none" w:sz="0" w:space="0" w:color="auto"/>
        <w:bottom w:val="none" w:sz="0" w:space="0" w:color="auto"/>
        <w:right w:val="none" w:sz="0" w:space="0" w:color="auto"/>
      </w:divBdr>
      <w:divsChild>
        <w:div w:id="526335909">
          <w:marLeft w:val="0"/>
          <w:marRight w:val="0"/>
          <w:marTop w:val="0"/>
          <w:marBottom w:val="0"/>
          <w:divBdr>
            <w:top w:val="none" w:sz="0" w:space="0" w:color="auto"/>
            <w:left w:val="none" w:sz="0" w:space="0" w:color="auto"/>
            <w:bottom w:val="none" w:sz="0" w:space="0" w:color="auto"/>
            <w:right w:val="none" w:sz="0" w:space="0" w:color="auto"/>
          </w:divBdr>
        </w:div>
        <w:div w:id="584725111">
          <w:marLeft w:val="0"/>
          <w:marRight w:val="0"/>
          <w:marTop w:val="0"/>
          <w:marBottom w:val="0"/>
          <w:divBdr>
            <w:top w:val="none" w:sz="0" w:space="0" w:color="auto"/>
            <w:left w:val="none" w:sz="0" w:space="0" w:color="auto"/>
            <w:bottom w:val="none" w:sz="0" w:space="0" w:color="auto"/>
            <w:right w:val="none" w:sz="0" w:space="0" w:color="auto"/>
          </w:divBdr>
        </w:div>
        <w:div w:id="978221134">
          <w:marLeft w:val="0"/>
          <w:marRight w:val="0"/>
          <w:marTop w:val="0"/>
          <w:marBottom w:val="0"/>
          <w:divBdr>
            <w:top w:val="none" w:sz="0" w:space="0" w:color="auto"/>
            <w:left w:val="none" w:sz="0" w:space="0" w:color="auto"/>
            <w:bottom w:val="none" w:sz="0" w:space="0" w:color="auto"/>
            <w:right w:val="none" w:sz="0" w:space="0" w:color="auto"/>
          </w:divBdr>
        </w:div>
        <w:div w:id="1233588497">
          <w:marLeft w:val="0"/>
          <w:marRight w:val="0"/>
          <w:marTop w:val="0"/>
          <w:marBottom w:val="0"/>
          <w:divBdr>
            <w:top w:val="none" w:sz="0" w:space="0" w:color="auto"/>
            <w:left w:val="none" w:sz="0" w:space="0" w:color="auto"/>
            <w:bottom w:val="none" w:sz="0" w:space="0" w:color="auto"/>
            <w:right w:val="none" w:sz="0" w:space="0" w:color="auto"/>
          </w:divBdr>
        </w:div>
        <w:div w:id="2138253929">
          <w:marLeft w:val="0"/>
          <w:marRight w:val="0"/>
          <w:marTop w:val="0"/>
          <w:marBottom w:val="0"/>
          <w:divBdr>
            <w:top w:val="none" w:sz="0" w:space="0" w:color="auto"/>
            <w:left w:val="none" w:sz="0" w:space="0" w:color="auto"/>
            <w:bottom w:val="none" w:sz="0" w:space="0" w:color="auto"/>
            <w:right w:val="none" w:sz="0" w:space="0" w:color="auto"/>
          </w:divBdr>
        </w:div>
      </w:divsChild>
    </w:div>
    <w:div w:id="803043424">
      <w:bodyDiv w:val="1"/>
      <w:marLeft w:val="0"/>
      <w:marRight w:val="0"/>
      <w:marTop w:val="0"/>
      <w:marBottom w:val="0"/>
      <w:divBdr>
        <w:top w:val="none" w:sz="0" w:space="0" w:color="auto"/>
        <w:left w:val="none" w:sz="0" w:space="0" w:color="auto"/>
        <w:bottom w:val="none" w:sz="0" w:space="0" w:color="auto"/>
        <w:right w:val="none" w:sz="0" w:space="0" w:color="auto"/>
      </w:divBdr>
      <w:divsChild>
        <w:div w:id="800928314">
          <w:marLeft w:val="0"/>
          <w:marRight w:val="0"/>
          <w:marTop w:val="0"/>
          <w:marBottom w:val="0"/>
          <w:divBdr>
            <w:top w:val="none" w:sz="0" w:space="0" w:color="auto"/>
            <w:left w:val="none" w:sz="0" w:space="0" w:color="auto"/>
            <w:bottom w:val="none" w:sz="0" w:space="0" w:color="auto"/>
            <w:right w:val="none" w:sz="0" w:space="0" w:color="auto"/>
          </w:divBdr>
        </w:div>
        <w:div w:id="1745950382">
          <w:marLeft w:val="0"/>
          <w:marRight w:val="0"/>
          <w:marTop w:val="0"/>
          <w:marBottom w:val="0"/>
          <w:divBdr>
            <w:top w:val="none" w:sz="0" w:space="0" w:color="auto"/>
            <w:left w:val="none" w:sz="0" w:space="0" w:color="auto"/>
            <w:bottom w:val="none" w:sz="0" w:space="0" w:color="auto"/>
            <w:right w:val="none" w:sz="0" w:space="0" w:color="auto"/>
          </w:divBdr>
        </w:div>
      </w:divsChild>
    </w:div>
    <w:div w:id="816920303">
      <w:bodyDiv w:val="1"/>
      <w:marLeft w:val="0"/>
      <w:marRight w:val="0"/>
      <w:marTop w:val="0"/>
      <w:marBottom w:val="0"/>
      <w:divBdr>
        <w:top w:val="none" w:sz="0" w:space="0" w:color="auto"/>
        <w:left w:val="none" w:sz="0" w:space="0" w:color="auto"/>
        <w:bottom w:val="none" w:sz="0" w:space="0" w:color="auto"/>
        <w:right w:val="none" w:sz="0" w:space="0" w:color="auto"/>
      </w:divBdr>
    </w:div>
    <w:div w:id="847646504">
      <w:bodyDiv w:val="1"/>
      <w:marLeft w:val="0"/>
      <w:marRight w:val="0"/>
      <w:marTop w:val="0"/>
      <w:marBottom w:val="0"/>
      <w:divBdr>
        <w:top w:val="none" w:sz="0" w:space="0" w:color="auto"/>
        <w:left w:val="none" w:sz="0" w:space="0" w:color="auto"/>
        <w:bottom w:val="none" w:sz="0" w:space="0" w:color="auto"/>
        <w:right w:val="none" w:sz="0" w:space="0" w:color="auto"/>
      </w:divBdr>
    </w:div>
    <w:div w:id="857625241">
      <w:bodyDiv w:val="1"/>
      <w:marLeft w:val="0"/>
      <w:marRight w:val="0"/>
      <w:marTop w:val="0"/>
      <w:marBottom w:val="0"/>
      <w:divBdr>
        <w:top w:val="none" w:sz="0" w:space="0" w:color="auto"/>
        <w:left w:val="none" w:sz="0" w:space="0" w:color="auto"/>
        <w:bottom w:val="none" w:sz="0" w:space="0" w:color="auto"/>
        <w:right w:val="none" w:sz="0" w:space="0" w:color="auto"/>
      </w:divBdr>
    </w:div>
    <w:div w:id="937718986">
      <w:bodyDiv w:val="1"/>
      <w:marLeft w:val="0"/>
      <w:marRight w:val="0"/>
      <w:marTop w:val="0"/>
      <w:marBottom w:val="0"/>
      <w:divBdr>
        <w:top w:val="none" w:sz="0" w:space="0" w:color="auto"/>
        <w:left w:val="none" w:sz="0" w:space="0" w:color="auto"/>
        <w:bottom w:val="none" w:sz="0" w:space="0" w:color="auto"/>
        <w:right w:val="none" w:sz="0" w:space="0" w:color="auto"/>
      </w:divBdr>
    </w:div>
    <w:div w:id="986669795">
      <w:bodyDiv w:val="1"/>
      <w:marLeft w:val="0"/>
      <w:marRight w:val="0"/>
      <w:marTop w:val="0"/>
      <w:marBottom w:val="0"/>
      <w:divBdr>
        <w:top w:val="none" w:sz="0" w:space="0" w:color="auto"/>
        <w:left w:val="none" w:sz="0" w:space="0" w:color="auto"/>
        <w:bottom w:val="none" w:sz="0" w:space="0" w:color="auto"/>
        <w:right w:val="none" w:sz="0" w:space="0" w:color="auto"/>
      </w:divBdr>
    </w:div>
    <w:div w:id="990407334">
      <w:bodyDiv w:val="1"/>
      <w:marLeft w:val="0"/>
      <w:marRight w:val="0"/>
      <w:marTop w:val="0"/>
      <w:marBottom w:val="0"/>
      <w:divBdr>
        <w:top w:val="none" w:sz="0" w:space="0" w:color="auto"/>
        <w:left w:val="none" w:sz="0" w:space="0" w:color="auto"/>
        <w:bottom w:val="none" w:sz="0" w:space="0" w:color="auto"/>
        <w:right w:val="none" w:sz="0" w:space="0" w:color="auto"/>
      </w:divBdr>
    </w:div>
    <w:div w:id="1018234556">
      <w:bodyDiv w:val="1"/>
      <w:marLeft w:val="0"/>
      <w:marRight w:val="0"/>
      <w:marTop w:val="0"/>
      <w:marBottom w:val="0"/>
      <w:divBdr>
        <w:top w:val="none" w:sz="0" w:space="0" w:color="auto"/>
        <w:left w:val="none" w:sz="0" w:space="0" w:color="auto"/>
        <w:bottom w:val="none" w:sz="0" w:space="0" w:color="auto"/>
        <w:right w:val="none" w:sz="0" w:space="0" w:color="auto"/>
      </w:divBdr>
    </w:div>
    <w:div w:id="1062752923">
      <w:bodyDiv w:val="1"/>
      <w:marLeft w:val="0"/>
      <w:marRight w:val="0"/>
      <w:marTop w:val="0"/>
      <w:marBottom w:val="0"/>
      <w:divBdr>
        <w:top w:val="none" w:sz="0" w:space="0" w:color="auto"/>
        <w:left w:val="none" w:sz="0" w:space="0" w:color="auto"/>
        <w:bottom w:val="none" w:sz="0" w:space="0" w:color="auto"/>
        <w:right w:val="none" w:sz="0" w:space="0" w:color="auto"/>
      </w:divBdr>
    </w:div>
    <w:div w:id="1104034283">
      <w:bodyDiv w:val="1"/>
      <w:marLeft w:val="0"/>
      <w:marRight w:val="0"/>
      <w:marTop w:val="0"/>
      <w:marBottom w:val="0"/>
      <w:divBdr>
        <w:top w:val="none" w:sz="0" w:space="0" w:color="auto"/>
        <w:left w:val="none" w:sz="0" w:space="0" w:color="auto"/>
        <w:bottom w:val="none" w:sz="0" w:space="0" w:color="auto"/>
        <w:right w:val="none" w:sz="0" w:space="0" w:color="auto"/>
      </w:divBdr>
    </w:div>
    <w:div w:id="1113325980">
      <w:bodyDiv w:val="1"/>
      <w:marLeft w:val="0"/>
      <w:marRight w:val="0"/>
      <w:marTop w:val="0"/>
      <w:marBottom w:val="0"/>
      <w:divBdr>
        <w:top w:val="none" w:sz="0" w:space="0" w:color="auto"/>
        <w:left w:val="none" w:sz="0" w:space="0" w:color="auto"/>
        <w:bottom w:val="none" w:sz="0" w:space="0" w:color="auto"/>
        <w:right w:val="none" w:sz="0" w:space="0" w:color="auto"/>
      </w:divBdr>
    </w:div>
    <w:div w:id="1240211053">
      <w:bodyDiv w:val="1"/>
      <w:marLeft w:val="0"/>
      <w:marRight w:val="0"/>
      <w:marTop w:val="0"/>
      <w:marBottom w:val="0"/>
      <w:divBdr>
        <w:top w:val="none" w:sz="0" w:space="0" w:color="auto"/>
        <w:left w:val="none" w:sz="0" w:space="0" w:color="auto"/>
        <w:bottom w:val="none" w:sz="0" w:space="0" w:color="auto"/>
        <w:right w:val="none" w:sz="0" w:space="0" w:color="auto"/>
      </w:divBdr>
    </w:div>
    <w:div w:id="1336877237">
      <w:bodyDiv w:val="1"/>
      <w:marLeft w:val="0"/>
      <w:marRight w:val="0"/>
      <w:marTop w:val="0"/>
      <w:marBottom w:val="0"/>
      <w:divBdr>
        <w:top w:val="none" w:sz="0" w:space="0" w:color="auto"/>
        <w:left w:val="none" w:sz="0" w:space="0" w:color="auto"/>
        <w:bottom w:val="none" w:sz="0" w:space="0" w:color="auto"/>
        <w:right w:val="none" w:sz="0" w:space="0" w:color="auto"/>
      </w:divBdr>
    </w:div>
    <w:div w:id="1354308014">
      <w:bodyDiv w:val="1"/>
      <w:marLeft w:val="0"/>
      <w:marRight w:val="0"/>
      <w:marTop w:val="0"/>
      <w:marBottom w:val="0"/>
      <w:divBdr>
        <w:top w:val="none" w:sz="0" w:space="0" w:color="auto"/>
        <w:left w:val="none" w:sz="0" w:space="0" w:color="auto"/>
        <w:bottom w:val="none" w:sz="0" w:space="0" w:color="auto"/>
        <w:right w:val="none" w:sz="0" w:space="0" w:color="auto"/>
      </w:divBdr>
    </w:div>
    <w:div w:id="1487280630">
      <w:bodyDiv w:val="1"/>
      <w:marLeft w:val="0"/>
      <w:marRight w:val="0"/>
      <w:marTop w:val="0"/>
      <w:marBottom w:val="0"/>
      <w:divBdr>
        <w:top w:val="none" w:sz="0" w:space="0" w:color="auto"/>
        <w:left w:val="none" w:sz="0" w:space="0" w:color="auto"/>
        <w:bottom w:val="none" w:sz="0" w:space="0" w:color="auto"/>
        <w:right w:val="none" w:sz="0" w:space="0" w:color="auto"/>
      </w:divBdr>
    </w:div>
    <w:div w:id="1498959229">
      <w:bodyDiv w:val="1"/>
      <w:marLeft w:val="0"/>
      <w:marRight w:val="0"/>
      <w:marTop w:val="0"/>
      <w:marBottom w:val="0"/>
      <w:divBdr>
        <w:top w:val="none" w:sz="0" w:space="0" w:color="auto"/>
        <w:left w:val="none" w:sz="0" w:space="0" w:color="auto"/>
        <w:bottom w:val="none" w:sz="0" w:space="0" w:color="auto"/>
        <w:right w:val="none" w:sz="0" w:space="0" w:color="auto"/>
      </w:divBdr>
    </w:div>
    <w:div w:id="1499687300">
      <w:bodyDiv w:val="1"/>
      <w:marLeft w:val="0"/>
      <w:marRight w:val="0"/>
      <w:marTop w:val="0"/>
      <w:marBottom w:val="0"/>
      <w:divBdr>
        <w:top w:val="none" w:sz="0" w:space="0" w:color="auto"/>
        <w:left w:val="none" w:sz="0" w:space="0" w:color="auto"/>
        <w:bottom w:val="none" w:sz="0" w:space="0" w:color="auto"/>
        <w:right w:val="none" w:sz="0" w:space="0" w:color="auto"/>
      </w:divBdr>
      <w:divsChild>
        <w:div w:id="364601500">
          <w:marLeft w:val="994"/>
          <w:marRight w:val="0"/>
          <w:marTop w:val="96"/>
          <w:marBottom w:val="0"/>
          <w:divBdr>
            <w:top w:val="none" w:sz="0" w:space="0" w:color="auto"/>
            <w:left w:val="none" w:sz="0" w:space="0" w:color="auto"/>
            <w:bottom w:val="none" w:sz="0" w:space="0" w:color="auto"/>
            <w:right w:val="none" w:sz="0" w:space="0" w:color="auto"/>
          </w:divBdr>
        </w:div>
        <w:div w:id="721754024">
          <w:marLeft w:val="994"/>
          <w:marRight w:val="0"/>
          <w:marTop w:val="96"/>
          <w:marBottom w:val="0"/>
          <w:divBdr>
            <w:top w:val="none" w:sz="0" w:space="0" w:color="auto"/>
            <w:left w:val="none" w:sz="0" w:space="0" w:color="auto"/>
            <w:bottom w:val="none" w:sz="0" w:space="0" w:color="auto"/>
            <w:right w:val="none" w:sz="0" w:space="0" w:color="auto"/>
          </w:divBdr>
        </w:div>
        <w:div w:id="877936980">
          <w:marLeft w:val="994"/>
          <w:marRight w:val="0"/>
          <w:marTop w:val="96"/>
          <w:marBottom w:val="0"/>
          <w:divBdr>
            <w:top w:val="none" w:sz="0" w:space="0" w:color="auto"/>
            <w:left w:val="none" w:sz="0" w:space="0" w:color="auto"/>
            <w:bottom w:val="none" w:sz="0" w:space="0" w:color="auto"/>
            <w:right w:val="none" w:sz="0" w:space="0" w:color="auto"/>
          </w:divBdr>
        </w:div>
        <w:div w:id="933787955">
          <w:marLeft w:val="994"/>
          <w:marRight w:val="0"/>
          <w:marTop w:val="96"/>
          <w:marBottom w:val="0"/>
          <w:divBdr>
            <w:top w:val="none" w:sz="0" w:space="0" w:color="auto"/>
            <w:left w:val="none" w:sz="0" w:space="0" w:color="auto"/>
            <w:bottom w:val="none" w:sz="0" w:space="0" w:color="auto"/>
            <w:right w:val="none" w:sz="0" w:space="0" w:color="auto"/>
          </w:divBdr>
        </w:div>
        <w:div w:id="1122765676">
          <w:marLeft w:val="432"/>
          <w:marRight w:val="0"/>
          <w:marTop w:val="96"/>
          <w:marBottom w:val="0"/>
          <w:divBdr>
            <w:top w:val="none" w:sz="0" w:space="0" w:color="auto"/>
            <w:left w:val="none" w:sz="0" w:space="0" w:color="auto"/>
            <w:bottom w:val="none" w:sz="0" w:space="0" w:color="auto"/>
            <w:right w:val="none" w:sz="0" w:space="0" w:color="auto"/>
          </w:divBdr>
        </w:div>
        <w:div w:id="1517039422">
          <w:marLeft w:val="432"/>
          <w:marRight w:val="0"/>
          <w:marTop w:val="96"/>
          <w:marBottom w:val="0"/>
          <w:divBdr>
            <w:top w:val="none" w:sz="0" w:space="0" w:color="auto"/>
            <w:left w:val="none" w:sz="0" w:space="0" w:color="auto"/>
            <w:bottom w:val="none" w:sz="0" w:space="0" w:color="auto"/>
            <w:right w:val="none" w:sz="0" w:space="0" w:color="auto"/>
          </w:divBdr>
        </w:div>
        <w:div w:id="1818642113">
          <w:marLeft w:val="994"/>
          <w:marRight w:val="0"/>
          <w:marTop w:val="96"/>
          <w:marBottom w:val="0"/>
          <w:divBdr>
            <w:top w:val="none" w:sz="0" w:space="0" w:color="auto"/>
            <w:left w:val="none" w:sz="0" w:space="0" w:color="auto"/>
            <w:bottom w:val="none" w:sz="0" w:space="0" w:color="auto"/>
            <w:right w:val="none" w:sz="0" w:space="0" w:color="auto"/>
          </w:divBdr>
        </w:div>
        <w:div w:id="1865627994">
          <w:marLeft w:val="432"/>
          <w:marRight w:val="0"/>
          <w:marTop w:val="96"/>
          <w:marBottom w:val="0"/>
          <w:divBdr>
            <w:top w:val="none" w:sz="0" w:space="0" w:color="auto"/>
            <w:left w:val="none" w:sz="0" w:space="0" w:color="auto"/>
            <w:bottom w:val="none" w:sz="0" w:space="0" w:color="auto"/>
            <w:right w:val="none" w:sz="0" w:space="0" w:color="auto"/>
          </w:divBdr>
        </w:div>
      </w:divsChild>
    </w:div>
    <w:div w:id="1530801149">
      <w:bodyDiv w:val="1"/>
      <w:marLeft w:val="0"/>
      <w:marRight w:val="0"/>
      <w:marTop w:val="0"/>
      <w:marBottom w:val="0"/>
      <w:divBdr>
        <w:top w:val="none" w:sz="0" w:space="0" w:color="auto"/>
        <w:left w:val="none" w:sz="0" w:space="0" w:color="auto"/>
        <w:bottom w:val="none" w:sz="0" w:space="0" w:color="auto"/>
        <w:right w:val="none" w:sz="0" w:space="0" w:color="auto"/>
      </w:divBdr>
    </w:div>
    <w:div w:id="1541167441">
      <w:bodyDiv w:val="1"/>
      <w:marLeft w:val="0"/>
      <w:marRight w:val="0"/>
      <w:marTop w:val="0"/>
      <w:marBottom w:val="0"/>
      <w:divBdr>
        <w:top w:val="none" w:sz="0" w:space="0" w:color="auto"/>
        <w:left w:val="none" w:sz="0" w:space="0" w:color="auto"/>
        <w:bottom w:val="none" w:sz="0" w:space="0" w:color="auto"/>
        <w:right w:val="none" w:sz="0" w:space="0" w:color="auto"/>
      </w:divBdr>
      <w:divsChild>
        <w:div w:id="412624038">
          <w:marLeft w:val="432"/>
          <w:marRight w:val="0"/>
          <w:marTop w:val="96"/>
          <w:marBottom w:val="0"/>
          <w:divBdr>
            <w:top w:val="none" w:sz="0" w:space="0" w:color="auto"/>
            <w:left w:val="none" w:sz="0" w:space="0" w:color="auto"/>
            <w:bottom w:val="none" w:sz="0" w:space="0" w:color="auto"/>
            <w:right w:val="none" w:sz="0" w:space="0" w:color="auto"/>
          </w:divBdr>
        </w:div>
        <w:div w:id="1914000709">
          <w:marLeft w:val="432"/>
          <w:marRight w:val="0"/>
          <w:marTop w:val="96"/>
          <w:marBottom w:val="0"/>
          <w:divBdr>
            <w:top w:val="none" w:sz="0" w:space="0" w:color="auto"/>
            <w:left w:val="none" w:sz="0" w:space="0" w:color="auto"/>
            <w:bottom w:val="none" w:sz="0" w:space="0" w:color="auto"/>
            <w:right w:val="none" w:sz="0" w:space="0" w:color="auto"/>
          </w:divBdr>
        </w:div>
        <w:div w:id="2121678590">
          <w:marLeft w:val="432"/>
          <w:marRight w:val="0"/>
          <w:marTop w:val="96"/>
          <w:marBottom w:val="0"/>
          <w:divBdr>
            <w:top w:val="none" w:sz="0" w:space="0" w:color="auto"/>
            <w:left w:val="none" w:sz="0" w:space="0" w:color="auto"/>
            <w:bottom w:val="none" w:sz="0" w:space="0" w:color="auto"/>
            <w:right w:val="none" w:sz="0" w:space="0" w:color="auto"/>
          </w:divBdr>
        </w:div>
      </w:divsChild>
    </w:div>
    <w:div w:id="1558517664">
      <w:bodyDiv w:val="1"/>
      <w:marLeft w:val="0"/>
      <w:marRight w:val="0"/>
      <w:marTop w:val="0"/>
      <w:marBottom w:val="0"/>
      <w:divBdr>
        <w:top w:val="none" w:sz="0" w:space="0" w:color="auto"/>
        <w:left w:val="none" w:sz="0" w:space="0" w:color="auto"/>
        <w:bottom w:val="none" w:sz="0" w:space="0" w:color="auto"/>
        <w:right w:val="none" w:sz="0" w:space="0" w:color="auto"/>
      </w:divBdr>
    </w:div>
    <w:div w:id="1597322821">
      <w:bodyDiv w:val="1"/>
      <w:marLeft w:val="0"/>
      <w:marRight w:val="0"/>
      <w:marTop w:val="0"/>
      <w:marBottom w:val="0"/>
      <w:divBdr>
        <w:top w:val="none" w:sz="0" w:space="0" w:color="auto"/>
        <w:left w:val="none" w:sz="0" w:space="0" w:color="auto"/>
        <w:bottom w:val="none" w:sz="0" w:space="0" w:color="auto"/>
        <w:right w:val="none" w:sz="0" w:space="0" w:color="auto"/>
      </w:divBdr>
    </w:div>
    <w:div w:id="1637679236">
      <w:bodyDiv w:val="1"/>
      <w:marLeft w:val="0"/>
      <w:marRight w:val="0"/>
      <w:marTop w:val="0"/>
      <w:marBottom w:val="0"/>
      <w:divBdr>
        <w:top w:val="none" w:sz="0" w:space="0" w:color="auto"/>
        <w:left w:val="none" w:sz="0" w:space="0" w:color="auto"/>
        <w:bottom w:val="none" w:sz="0" w:space="0" w:color="auto"/>
        <w:right w:val="none" w:sz="0" w:space="0" w:color="auto"/>
      </w:divBdr>
    </w:div>
    <w:div w:id="1682005731">
      <w:bodyDiv w:val="1"/>
      <w:marLeft w:val="0"/>
      <w:marRight w:val="0"/>
      <w:marTop w:val="0"/>
      <w:marBottom w:val="0"/>
      <w:divBdr>
        <w:top w:val="none" w:sz="0" w:space="0" w:color="auto"/>
        <w:left w:val="none" w:sz="0" w:space="0" w:color="auto"/>
        <w:bottom w:val="none" w:sz="0" w:space="0" w:color="auto"/>
        <w:right w:val="none" w:sz="0" w:space="0" w:color="auto"/>
      </w:divBdr>
    </w:div>
    <w:div w:id="1751537537">
      <w:bodyDiv w:val="1"/>
      <w:marLeft w:val="0"/>
      <w:marRight w:val="0"/>
      <w:marTop w:val="0"/>
      <w:marBottom w:val="0"/>
      <w:divBdr>
        <w:top w:val="none" w:sz="0" w:space="0" w:color="auto"/>
        <w:left w:val="none" w:sz="0" w:space="0" w:color="auto"/>
        <w:bottom w:val="none" w:sz="0" w:space="0" w:color="auto"/>
        <w:right w:val="none" w:sz="0" w:space="0" w:color="auto"/>
      </w:divBdr>
    </w:div>
    <w:div w:id="1758671756">
      <w:bodyDiv w:val="1"/>
      <w:marLeft w:val="0"/>
      <w:marRight w:val="0"/>
      <w:marTop w:val="0"/>
      <w:marBottom w:val="0"/>
      <w:divBdr>
        <w:top w:val="none" w:sz="0" w:space="0" w:color="auto"/>
        <w:left w:val="none" w:sz="0" w:space="0" w:color="auto"/>
        <w:bottom w:val="none" w:sz="0" w:space="0" w:color="auto"/>
        <w:right w:val="none" w:sz="0" w:space="0" w:color="auto"/>
      </w:divBdr>
      <w:divsChild>
        <w:div w:id="47459263">
          <w:marLeft w:val="1541"/>
          <w:marRight w:val="0"/>
          <w:marTop w:val="96"/>
          <w:marBottom w:val="0"/>
          <w:divBdr>
            <w:top w:val="none" w:sz="0" w:space="0" w:color="auto"/>
            <w:left w:val="none" w:sz="0" w:space="0" w:color="auto"/>
            <w:bottom w:val="none" w:sz="0" w:space="0" w:color="auto"/>
            <w:right w:val="none" w:sz="0" w:space="0" w:color="auto"/>
          </w:divBdr>
        </w:div>
        <w:div w:id="113599003">
          <w:marLeft w:val="994"/>
          <w:marRight w:val="0"/>
          <w:marTop w:val="96"/>
          <w:marBottom w:val="0"/>
          <w:divBdr>
            <w:top w:val="none" w:sz="0" w:space="0" w:color="auto"/>
            <w:left w:val="none" w:sz="0" w:space="0" w:color="auto"/>
            <w:bottom w:val="none" w:sz="0" w:space="0" w:color="auto"/>
            <w:right w:val="none" w:sz="0" w:space="0" w:color="auto"/>
          </w:divBdr>
        </w:div>
        <w:div w:id="563838656">
          <w:marLeft w:val="1541"/>
          <w:marRight w:val="0"/>
          <w:marTop w:val="96"/>
          <w:marBottom w:val="0"/>
          <w:divBdr>
            <w:top w:val="none" w:sz="0" w:space="0" w:color="auto"/>
            <w:left w:val="none" w:sz="0" w:space="0" w:color="auto"/>
            <w:bottom w:val="none" w:sz="0" w:space="0" w:color="auto"/>
            <w:right w:val="none" w:sz="0" w:space="0" w:color="auto"/>
          </w:divBdr>
        </w:div>
        <w:div w:id="671762493">
          <w:marLeft w:val="1541"/>
          <w:marRight w:val="0"/>
          <w:marTop w:val="96"/>
          <w:marBottom w:val="0"/>
          <w:divBdr>
            <w:top w:val="none" w:sz="0" w:space="0" w:color="auto"/>
            <w:left w:val="none" w:sz="0" w:space="0" w:color="auto"/>
            <w:bottom w:val="none" w:sz="0" w:space="0" w:color="auto"/>
            <w:right w:val="none" w:sz="0" w:space="0" w:color="auto"/>
          </w:divBdr>
        </w:div>
        <w:div w:id="734552524">
          <w:marLeft w:val="1541"/>
          <w:marRight w:val="0"/>
          <w:marTop w:val="96"/>
          <w:marBottom w:val="0"/>
          <w:divBdr>
            <w:top w:val="none" w:sz="0" w:space="0" w:color="auto"/>
            <w:left w:val="none" w:sz="0" w:space="0" w:color="auto"/>
            <w:bottom w:val="none" w:sz="0" w:space="0" w:color="auto"/>
            <w:right w:val="none" w:sz="0" w:space="0" w:color="auto"/>
          </w:divBdr>
        </w:div>
        <w:div w:id="737822491">
          <w:marLeft w:val="1541"/>
          <w:marRight w:val="0"/>
          <w:marTop w:val="96"/>
          <w:marBottom w:val="0"/>
          <w:divBdr>
            <w:top w:val="none" w:sz="0" w:space="0" w:color="auto"/>
            <w:left w:val="none" w:sz="0" w:space="0" w:color="auto"/>
            <w:bottom w:val="none" w:sz="0" w:space="0" w:color="auto"/>
            <w:right w:val="none" w:sz="0" w:space="0" w:color="auto"/>
          </w:divBdr>
        </w:div>
        <w:div w:id="1052996875">
          <w:marLeft w:val="1541"/>
          <w:marRight w:val="0"/>
          <w:marTop w:val="96"/>
          <w:marBottom w:val="0"/>
          <w:divBdr>
            <w:top w:val="none" w:sz="0" w:space="0" w:color="auto"/>
            <w:left w:val="none" w:sz="0" w:space="0" w:color="auto"/>
            <w:bottom w:val="none" w:sz="0" w:space="0" w:color="auto"/>
            <w:right w:val="none" w:sz="0" w:space="0" w:color="auto"/>
          </w:divBdr>
        </w:div>
        <w:div w:id="1179583911">
          <w:marLeft w:val="1541"/>
          <w:marRight w:val="0"/>
          <w:marTop w:val="96"/>
          <w:marBottom w:val="0"/>
          <w:divBdr>
            <w:top w:val="none" w:sz="0" w:space="0" w:color="auto"/>
            <w:left w:val="none" w:sz="0" w:space="0" w:color="auto"/>
            <w:bottom w:val="none" w:sz="0" w:space="0" w:color="auto"/>
            <w:right w:val="none" w:sz="0" w:space="0" w:color="auto"/>
          </w:divBdr>
        </w:div>
        <w:div w:id="1242912963">
          <w:marLeft w:val="994"/>
          <w:marRight w:val="0"/>
          <w:marTop w:val="96"/>
          <w:marBottom w:val="0"/>
          <w:divBdr>
            <w:top w:val="none" w:sz="0" w:space="0" w:color="auto"/>
            <w:left w:val="none" w:sz="0" w:space="0" w:color="auto"/>
            <w:bottom w:val="none" w:sz="0" w:space="0" w:color="auto"/>
            <w:right w:val="none" w:sz="0" w:space="0" w:color="auto"/>
          </w:divBdr>
        </w:div>
        <w:div w:id="1665354652">
          <w:marLeft w:val="1541"/>
          <w:marRight w:val="0"/>
          <w:marTop w:val="96"/>
          <w:marBottom w:val="0"/>
          <w:divBdr>
            <w:top w:val="none" w:sz="0" w:space="0" w:color="auto"/>
            <w:left w:val="none" w:sz="0" w:space="0" w:color="auto"/>
            <w:bottom w:val="none" w:sz="0" w:space="0" w:color="auto"/>
            <w:right w:val="none" w:sz="0" w:space="0" w:color="auto"/>
          </w:divBdr>
        </w:div>
      </w:divsChild>
    </w:div>
    <w:div w:id="1818254780">
      <w:bodyDiv w:val="1"/>
      <w:marLeft w:val="0"/>
      <w:marRight w:val="0"/>
      <w:marTop w:val="0"/>
      <w:marBottom w:val="0"/>
      <w:divBdr>
        <w:top w:val="none" w:sz="0" w:space="0" w:color="auto"/>
        <w:left w:val="none" w:sz="0" w:space="0" w:color="auto"/>
        <w:bottom w:val="none" w:sz="0" w:space="0" w:color="auto"/>
        <w:right w:val="none" w:sz="0" w:space="0" w:color="auto"/>
      </w:divBdr>
    </w:div>
    <w:div w:id="1818911859">
      <w:bodyDiv w:val="1"/>
      <w:marLeft w:val="0"/>
      <w:marRight w:val="0"/>
      <w:marTop w:val="0"/>
      <w:marBottom w:val="0"/>
      <w:divBdr>
        <w:top w:val="none" w:sz="0" w:space="0" w:color="auto"/>
        <w:left w:val="none" w:sz="0" w:space="0" w:color="auto"/>
        <w:bottom w:val="none" w:sz="0" w:space="0" w:color="auto"/>
        <w:right w:val="none" w:sz="0" w:space="0" w:color="auto"/>
      </w:divBdr>
    </w:div>
    <w:div w:id="1850751142">
      <w:bodyDiv w:val="1"/>
      <w:marLeft w:val="0"/>
      <w:marRight w:val="0"/>
      <w:marTop w:val="0"/>
      <w:marBottom w:val="0"/>
      <w:divBdr>
        <w:top w:val="none" w:sz="0" w:space="0" w:color="auto"/>
        <w:left w:val="none" w:sz="0" w:space="0" w:color="auto"/>
        <w:bottom w:val="none" w:sz="0" w:space="0" w:color="auto"/>
        <w:right w:val="none" w:sz="0" w:space="0" w:color="auto"/>
      </w:divBdr>
    </w:div>
    <w:div w:id="1852840749">
      <w:bodyDiv w:val="1"/>
      <w:marLeft w:val="0"/>
      <w:marRight w:val="0"/>
      <w:marTop w:val="0"/>
      <w:marBottom w:val="0"/>
      <w:divBdr>
        <w:top w:val="none" w:sz="0" w:space="0" w:color="auto"/>
        <w:left w:val="none" w:sz="0" w:space="0" w:color="auto"/>
        <w:bottom w:val="none" w:sz="0" w:space="0" w:color="auto"/>
        <w:right w:val="none" w:sz="0" w:space="0" w:color="auto"/>
      </w:divBdr>
    </w:div>
    <w:div w:id="1859464490">
      <w:bodyDiv w:val="1"/>
      <w:marLeft w:val="0"/>
      <w:marRight w:val="0"/>
      <w:marTop w:val="0"/>
      <w:marBottom w:val="0"/>
      <w:divBdr>
        <w:top w:val="none" w:sz="0" w:space="0" w:color="auto"/>
        <w:left w:val="none" w:sz="0" w:space="0" w:color="auto"/>
        <w:bottom w:val="none" w:sz="0" w:space="0" w:color="auto"/>
        <w:right w:val="none" w:sz="0" w:space="0" w:color="auto"/>
      </w:divBdr>
    </w:div>
    <w:div w:id="1871144906">
      <w:bodyDiv w:val="1"/>
      <w:marLeft w:val="0"/>
      <w:marRight w:val="0"/>
      <w:marTop w:val="0"/>
      <w:marBottom w:val="0"/>
      <w:divBdr>
        <w:top w:val="none" w:sz="0" w:space="0" w:color="auto"/>
        <w:left w:val="none" w:sz="0" w:space="0" w:color="auto"/>
        <w:bottom w:val="none" w:sz="0" w:space="0" w:color="auto"/>
        <w:right w:val="none" w:sz="0" w:space="0" w:color="auto"/>
      </w:divBdr>
    </w:div>
    <w:div w:id="1949585188">
      <w:bodyDiv w:val="1"/>
      <w:marLeft w:val="0"/>
      <w:marRight w:val="0"/>
      <w:marTop w:val="0"/>
      <w:marBottom w:val="0"/>
      <w:divBdr>
        <w:top w:val="none" w:sz="0" w:space="0" w:color="auto"/>
        <w:left w:val="none" w:sz="0" w:space="0" w:color="auto"/>
        <w:bottom w:val="none" w:sz="0" w:space="0" w:color="auto"/>
        <w:right w:val="none" w:sz="0" w:space="0" w:color="auto"/>
      </w:divBdr>
    </w:div>
    <w:div w:id="1957324945">
      <w:bodyDiv w:val="1"/>
      <w:marLeft w:val="0"/>
      <w:marRight w:val="0"/>
      <w:marTop w:val="0"/>
      <w:marBottom w:val="0"/>
      <w:divBdr>
        <w:top w:val="none" w:sz="0" w:space="0" w:color="auto"/>
        <w:left w:val="none" w:sz="0" w:space="0" w:color="auto"/>
        <w:bottom w:val="none" w:sz="0" w:space="0" w:color="auto"/>
        <w:right w:val="none" w:sz="0" w:space="0" w:color="auto"/>
      </w:divBdr>
    </w:div>
    <w:div w:id="2054498809">
      <w:bodyDiv w:val="1"/>
      <w:marLeft w:val="0"/>
      <w:marRight w:val="0"/>
      <w:marTop w:val="0"/>
      <w:marBottom w:val="0"/>
      <w:divBdr>
        <w:top w:val="none" w:sz="0" w:space="0" w:color="auto"/>
        <w:left w:val="none" w:sz="0" w:space="0" w:color="auto"/>
        <w:bottom w:val="none" w:sz="0" w:space="0" w:color="auto"/>
        <w:right w:val="none" w:sz="0" w:space="0" w:color="auto"/>
      </w:divBdr>
    </w:div>
    <w:div w:id="2063165403">
      <w:bodyDiv w:val="1"/>
      <w:marLeft w:val="0"/>
      <w:marRight w:val="0"/>
      <w:marTop w:val="0"/>
      <w:marBottom w:val="0"/>
      <w:divBdr>
        <w:top w:val="none" w:sz="0" w:space="0" w:color="auto"/>
        <w:left w:val="none" w:sz="0" w:space="0" w:color="auto"/>
        <w:bottom w:val="none" w:sz="0" w:space="0" w:color="auto"/>
        <w:right w:val="none" w:sz="0" w:space="0" w:color="auto"/>
      </w:divBdr>
      <w:divsChild>
        <w:div w:id="42406680">
          <w:marLeft w:val="432"/>
          <w:marRight w:val="0"/>
          <w:marTop w:val="96"/>
          <w:marBottom w:val="0"/>
          <w:divBdr>
            <w:top w:val="none" w:sz="0" w:space="0" w:color="auto"/>
            <w:left w:val="none" w:sz="0" w:space="0" w:color="auto"/>
            <w:bottom w:val="none" w:sz="0" w:space="0" w:color="auto"/>
            <w:right w:val="none" w:sz="0" w:space="0" w:color="auto"/>
          </w:divBdr>
        </w:div>
      </w:divsChild>
    </w:div>
    <w:div w:id="2097629235">
      <w:bodyDiv w:val="1"/>
      <w:marLeft w:val="0"/>
      <w:marRight w:val="0"/>
      <w:marTop w:val="0"/>
      <w:marBottom w:val="0"/>
      <w:divBdr>
        <w:top w:val="none" w:sz="0" w:space="0" w:color="auto"/>
        <w:left w:val="none" w:sz="0" w:space="0" w:color="auto"/>
        <w:bottom w:val="none" w:sz="0" w:space="0" w:color="auto"/>
        <w:right w:val="none" w:sz="0" w:space="0" w:color="auto"/>
      </w:divBdr>
    </w:div>
    <w:div w:id="2119792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hyperlink" Target="http://www.kit.edu"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{5618FA09-D527-43C7-9A5E-E98999CE1372}</b:Guid>
    <b:Author>
      <b:Author>
        <b:NameList>
          <b:Person>
            <b:Last>Lastname1</b:Last>
            <b:First>F.</b:First>
          </b:Person>
          <b:Person>
            <b:Last>Lastname2</b:Last>
            <b:First>F.</b:First>
          </b:Person>
          <b:Person>
            <b:Last>Lastname3</b:Last>
            <b:First>F.</b:First>
          </b:Person>
        </b:NameList>
      </b:Author>
    </b:Author>
    <b:Title>The title</b:Title>
    <b:Year>2018</b:Year>
    <b:City>The address</b:City>
    <b:Publisher>The publisher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273425E299389418180E31307A84261" ma:contentTypeVersion="4" ma:contentTypeDescription="Create a new document." ma:contentTypeScope="" ma:versionID="f0933ce92c5d3cd41d1e59df076efad3">
  <xsd:schema xmlns:xsd="http://www.w3.org/2001/XMLSchema" xmlns:xs="http://www.w3.org/2001/XMLSchema" xmlns:p="http://schemas.microsoft.com/office/2006/metadata/properties" xmlns:ns2="5301fd91-09c2-47e7-8434-ba2a4cd41b83" targetNamespace="http://schemas.microsoft.com/office/2006/metadata/properties" ma:root="true" ma:fieldsID="09d1afd099eae8852413590f8ef75246" ns2:_="">
    <xsd:import namespace="5301fd91-09c2-47e7-8434-ba2a4cd41b8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01fd91-09c2-47e7-8434-ba2a4cd41b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50E744-F179-4C35-8ADE-F896DD7E2190}">
  <ds:schemaRefs>
    <ds:schemaRef ds:uri="http://schemas.microsoft.com/sharepoint/v3/contenttype/forms"/>
  </ds:schemaRefs>
</ds:datastoreItem>
</file>

<file path=customXml/itemProps2.xml><?xml version="1.0" encoding="utf-8"?>
<ds:datastoreItem xmlns:ds="http://schemas.openxmlformats.org/officeDocument/2006/customXml" ds:itemID="{09709ADA-39AE-4818-AF45-4DC21BFEDD72}">
  <ds:schemaRefs>
    <ds:schemaRef ds:uri="http://schemas.openxmlformats.org/officeDocument/2006/bibliography"/>
  </ds:schemaRefs>
</ds:datastoreItem>
</file>

<file path=customXml/itemProps3.xml><?xml version="1.0" encoding="utf-8"?>
<ds:datastoreItem xmlns:ds="http://schemas.openxmlformats.org/officeDocument/2006/customXml" ds:itemID="{77CB8C00-EF2B-4B71-BD12-3F52F658FC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C875429-7508-4DE0-8FA2-53D98C4EAE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01fd91-09c2-47e7-8434-ba2a4cd41b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10248</Words>
  <Characters>64566</Characters>
  <Application>Microsoft Office Word</Application>
  <DocSecurity>0</DocSecurity>
  <Lines>538</Lines>
  <Paragraphs>149</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74665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Sunyaev</dc:creator>
  <cp:keywords/>
  <dc:description/>
  <cp:lastModifiedBy>ulkmv</cp:lastModifiedBy>
  <cp:revision>3</cp:revision>
  <dcterms:created xsi:type="dcterms:W3CDTF">2025-02-28T23:33:00Z</dcterms:created>
  <dcterms:modified xsi:type="dcterms:W3CDTF">2025-02-28T23:56:00Z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0x010100F273425E299389418180E31307A84261</vt:lpwstr>
  </property>
  <property fmtid="{D5CDD505-2E9C-101B-9397-08002B2CF9AE}" pid="3" name="ZOTERO_PREF_1">
    <vt:lpwstr>&lt;data data-version="3" zotero-version="6.0.36"&gt;&lt;session id="ekovpyUc"/&gt;&lt;style id="http://www.zotero.org/styles/ieee" locale="de-DE"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